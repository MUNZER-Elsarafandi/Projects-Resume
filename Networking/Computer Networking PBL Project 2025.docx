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0021F" w:rsidR="009A77F6" w:rsidP="3C20EEEB" w:rsidRDefault="009A77F6" w14:paraId="1777E517" w14:textId="3014E100">
      <w:pPr>
        <w:spacing w:after="120" w:line="240" w:lineRule="auto"/>
        <w:jc w:val="center"/>
        <w:rPr>
          <w:rFonts w:eastAsia="Times New Roman"/>
          <w:b w:val="1"/>
          <w:bCs w:val="1"/>
          <w:color w:val="000000" w:themeColor="text1" w:themeTint="FF" w:themeShade="FF"/>
          <w:kern w:val="0"/>
          <w:sz w:val="24"/>
          <w:szCs w:val="24"/>
          <w:lang w:eastAsia="en-IE"/>
          <w14:ligatures w14:val="none"/>
        </w:rPr>
      </w:pPr>
      <w:r w:rsidRPr="7320887B" w:rsidR="5D3F4AA8">
        <w:rPr>
          <w:rFonts w:eastAsia="Times New Roman"/>
          <w:b w:val="1"/>
          <w:bCs w:val="1"/>
          <w:color w:val="000000"/>
          <w:kern w:val="0"/>
          <w:sz w:val="24"/>
          <w:szCs w:val="24"/>
          <w:lang w:eastAsia="en-IE"/>
          <w14:ligatures w14:val="none"/>
        </w:rPr>
        <w:t xml:space="preserve">Networking </w:t>
      </w:r>
      <w:r w:rsidRPr="3FB934D5" w:rsidR="7D7A9E2A">
        <w:rPr>
          <w:rFonts w:eastAsia="Times New Roman"/>
          <w:b w:val="1"/>
          <w:bCs w:val="1"/>
          <w:color w:val="auto"/>
          <w:kern w:val="0"/>
          <w:sz w:val="24"/>
          <w:szCs w:val="24"/>
          <w:lang w:eastAsia="en-IE"/>
          <w:rPrChange w:author="Guest User" w:date="2024-12-05T19:58:43.654Z" w:id="1808914936">
            <w:rPr>
              <w:rFonts w:eastAsia="Times New Roman"/>
              <w:b w:val="1"/>
              <w:bCs w:val="1"/>
              <w:color w:val="000000" w:themeColor="text1" w:themeTint="FF" w:themeShade="FF"/>
              <w:sz w:val="24"/>
              <w:szCs w:val="24"/>
              <w:lang w:eastAsia="en-IE"/>
            </w:rPr>
          </w:rPrChange>
          <w14:ligatures w14:val="none"/>
        </w:rPr>
        <w:t xml:space="preserve">3</w:t>
      </w:r>
      <w:r w:rsidRPr="7320887B" w:rsidR="7D7A9E2A">
        <w:rPr>
          <w:rFonts w:eastAsia="Times New Roman"/>
          <w:b w:val="1"/>
          <w:bCs w:val="1"/>
          <w:color w:val="000000"/>
          <w:kern w:val="0"/>
          <w:sz w:val="24"/>
          <w:szCs w:val="24"/>
          <w:lang w:eastAsia="en-IE"/>
          <w14:ligatures w14:val="none"/>
        </w:rPr>
        <w:t xml:space="preserve"> </w:t>
      </w:r>
      <w:r w:rsidRPr="7320887B" w:rsidR="5D3F4AA8">
        <w:rPr>
          <w:rFonts w:eastAsia="Times New Roman"/>
          <w:b w:val="1"/>
          <w:bCs w:val="1"/>
          <w:color w:val="000000"/>
          <w:kern w:val="0"/>
          <w:sz w:val="24"/>
          <w:szCs w:val="24"/>
          <w:lang w:eastAsia="en-IE"/>
          <w14:ligatures w14:val="none"/>
        </w:rPr>
        <w:t>Project ZNTW H3201</w:t>
      </w:r>
      <w:r w:rsidRPr="7320887B" w:rsidR="623D7228">
        <w:rPr>
          <w:rFonts w:eastAsia="Times New Roman"/>
          <w:b w:val="1"/>
          <w:bCs w:val="1"/>
          <w:color w:val="000000"/>
          <w:kern w:val="0"/>
          <w:sz w:val="24"/>
          <w:szCs w:val="24"/>
          <w:lang w:eastAsia="en-IE"/>
          <w14:ligatures w14:val="none"/>
        </w:rPr>
        <w:t xml:space="preserve"> (Draft)</w:t>
      </w:r>
    </w:p>
    <w:p w:rsidRPr="0012563A" w:rsidR="009A77F6" w:rsidP="0D58259F" w:rsidRDefault="009A77F6" w14:paraId="6D9C5149" w14:textId="27DD7BD4">
      <w:pPr>
        <w:spacing w:after="0" w:line="240" w:lineRule="auto"/>
        <w:rPr>
          <w:rFonts w:eastAsia="Times New Roman"/>
          <w:kern w:val="0"/>
          <w:sz w:val="24"/>
          <w:szCs w:val="24"/>
          <w:lang w:eastAsia="en-IE"/>
          <w14:ligatures w14:val="none"/>
        </w:rPr>
      </w:pPr>
    </w:p>
    <w:tbl>
      <w:tblPr>
        <w:tblW w:w="0" w:type="auto"/>
        <w:tblCellMar>
          <w:top w:w="15" w:type="dxa"/>
          <w:left w:w="15" w:type="dxa"/>
          <w:bottom w:w="15" w:type="dxa"/>
          <w:right w:w="15" w:type="dxa"/>
        </w:tblCellMar>
        <w:tblLook w:val="04A0" w:firstRow="1" w:lastRow="0" w:firstColumn="1" w:lastColumn="0" w:noHBand="0" w:noVBand="1"/>
        <w:tblPrChange w:author="" w:id="581931941">
          <w:tblPr/>
        </w:tblPrChange>
      </w:tblPr>
      <w:tblGrid>
        <w:gridCol w:w="1518"/>
        <w:gridCol w:w="7498"/>
      </w:tblGrid>
      <w:tr w:rsidRPr="0012563A" w:rsidR="009A77F6" w:rsidTr="3C54A58D" w14:paraId="379126C2" w14:textId="77777777">
        <w:trPr>
          <w:trHeight w:val="2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Pr="0012563A" w:rsidR="009A77F6" w:rsidP="00A97A60" w:rsidRDefault="009A77F6" w14:paraId="20E744A0" w14:textId="77777777">
            <w:pPr>
              <w:spacing w:after="120" w:line="240" w:lineRule="auto"/>
              <w:jc w:val="center"/>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Semester:</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Pr="0012563A" w:rsidR="009A77F6" w:rsidP="3C20EEEB" w:rsidRDefault="009A77F6" w14:paraId="63405F34" w14:textId="7976E35C">
            <w:pPr>
              <w:spacing w:after="120" w:line="240" w:lineRule="auto"/>
              <w:rPr>
                <w:rFonts w:eastAsia="Times New Roman" w:cs="Calibri" w:cstheme="minorAscii"/>
                <w:kern w:val="0"/>
                <w:sz w:val="24"/>
                <w:szCs w:val="24"/>
                <w:lang w:eastAsia="en-IE"/>
                <w14:ligatures w14:val="none"/>
              </w:rPr>
            </w:pPr>
            <w:r w:rsidRPr="3C20EEEB" w:rsidR="009A77F6">
              <w:rPr>
                <w:rFonts w:eastAsia="Times New Roman" w:cs="Calibri" w:cstheme="minorAscii"/>
                <w:color w:val="000000"/>
                <w:kern w:val="0"/>
                <w:sz w:val="24"/>
                <w:szCs w:val="24"/>
                <w:lang w:eastAsia="en-IE"/>
                <w14:ligatures w14:val="none"/>
              </w:rPr>
              <w:t xml:space="preserve"> 202</w:t>
            </w:r>
            <w:r w:rsidRPr="3C20EEEB" w:rsidR="5B82D10E">
              <w:rPr>
                <w:rFonts w:eastAsia="Times New Roman" w:cs="Calibri" w:cstheme="minorAscii"/>
                <w:color w:val="000000"/>
                <w:kern w:val="0"/>
                <w:sz w:val="24"/>
                <w:szCs w:val="24"/>
                <w:lang w:eastAsia="en-IE"/>
                <w14:ligatures w14:val="none"/>
              </w:rPr>
              <w:t xml:space="preserve">5</w:t>
            </w:r>
            <w:r w:rsidRPr="3C20EEEB" w:rsidR="009A77F6">
              <w:rPr>
                <w:rFonts w:eastAsia="Times New Roman" w:cs="Calibri" w:cstheme="minorAscii"/>
                <w:color w:val="000000"/>
                <w:kern w:val="0"/>
                <w:sz w:val="24"/>
                <w:szCs w:val="24"/>
                <w:lang w:eastAsia="en-IE"/>
                <w14:ligatures w14:val="none"/>
              </w:rPr>
              <w:t xml:space="preserve"> Sem A</w:t>
            </w:r>
          </w:p>
        </w:tc>
      </w:tr>
      <w:tr w:rsidRPr="0012563A" w:rsidR="009A77F6" w:rsidTr="3C54A58D" w14:paraId="2B4E079E" w14:textId="77777777">
        <w:trPr>
          <w:trHeight w:val="2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Pr="0012563A" w:rsidR="009A77F6" w:rsidP="00A97A60" w:rsidRDefault="009A77F6" w14:paraId="5688A449" w14:textId="77777777">
            <w:pPr>
              <w:spacing w:after="120" w:line="240" w:lineRule="auto"/>
              <w:jc w:val="center"/>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Lecturer</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Pr="0012563A" w:rsidR="009A77F6" w:rsidP="00A97A60" w:rsidRDefault="009A77F6" w14:paraId="53136D1E" w14:textId="77777777">
            <w:pPr>
              <w:spacing w:after="120" w:line="240" w:lineRule="auto"/>
              <w:rPr>
                <w:rFonts w:eastAsia="Times New Roman" w:cstheme="minorHAnsi"/>
                <w:kern w:val="0"/>
                <w:sz w:val="24"/>
                <w:szCs w:val="24"/>
                <w:lang w:eastAsia="en-IE"/>
                <w14:ligatures w14:val="none"/>
              </w:rPr>
            </w:pPr>
            <w:r w:rsidRPr="0012563A">
              <w:rPr>
                <w:rFonts w:eastAsia="Times New Roman" w:cstheme="minorHAnsi"/>
                <w:color w:val="000000"/>
                <w:kern w:val="0"/>
                <w:sz w:val="24"/>
                <w:szCs w:val="24"/>
                <w:lang w:eastAsia="en-IE"/>
                <w14:ligatures w14:val="none"/>
              </w:rPr>
              <w:t xml:space="preserve"> Dr. James Egan</w:t>
            </w:r>
          </w:p>
        </w:tc>
      </w:tr>
      <w:tr w:rsidRPr="0012563A" w:rsidR="009A77F6" w:rsidTr="3C54A58D" w14:paraId="11D3FEEF" w14:textId="77777777">
        <w:tblPrEx>
          <w:tblW w:w="0" w:type="auto"/>
          <w:tblCellMar>
            <w:top w:w="15" w:type="dxa"/>
            <w:left w:w="15" w:type="dxa"/>
            <w:bottom w:w="15" w:type="dxa"/>
            <w:right w:w="15" w:type="dxa"/>
          </w:tblCellMar>
          <w:tblPrExChange w:author="Guest User" w:date="2024-11-05T14:20:00Z" w:id="2">
            <w:tblPrEx>
              <w:tblW w:w="0" w:type="auto"/>
            </w:tblPrEx>
          </w:tblPrExChange>
        </w:tblPrEx>
        <w:trPr>
          <w:trHeight w:val="3090"/>
          <w:trPrChange w:author="Guest User" w:date="2024-11-05T14:20:00Z" w:id="3">
            <w:trPr>
              <w:gridAfter w:val="0"/>
              <w:trHeight w:val="300"/>
            </w:trPr>
          </w:trPrChange>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Change w:author="Guest User" w:date="2024-11-05T14:20:00Z" w:id="4">
              <w:tcPr>
                <w:tcW w:w="1521"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tcPrChange>
          </w:tcPr>
          <w:p w:rsidRPr="0012563A" w:rsidR="009A77F6" w:rsidP="00A97A60" w:rsidRDefault="009A77F6" w14:paraId="29005459" w14:textId="77777777">
            <w:pPr>
              <w:spacing w:after="120" w:line="240" w:lineRule="auto"/>
              <w:jc w:val="center"/>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Learning Outcomes Covered</w:t>
            </w:r>
          </w:p>
          <w:p w:rsidRPr="0012563A" w:rsidR="009A77F6" w:rsidP="00A97A60" w:rsidRDefault="009A77F6" w14:paraId="0CB09022" w14:textId="77777777">
            <w:pPr>
              <w:spacing w:after="0" w:line="240" w:lineRule="auto"/>
              <w:rPr>
                <w:rFonts w:eastAsia="Times New Roman" w:cstheme="minorHAnsi"/>
                <w:kern w:val="0"/>
                <w:sz w:val="24"/>
                <w:szCs w:val="24"/>
                <w:lang w:eastAsia="en-IE"/>
                <w14:ligatures w14:val="none"/>
              </w:rPr>
            </w:pP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Change w:author="Guest User" w:date="2024-11-05T14:20:00Z" w:id="5">
              <w:tcPr>
                <w:tcW w:w="74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tcPrChange>
          </w:tcPr>
          <w:p w:rsidRPr="0012563A" w:rsidR="009A77F6" w:rsidP="00A97A60" w:rsidRDefault="009A77F6" w14:paraId="6C962BDC" w14:textId="77777777">
            <w:pPr>
              <w:spacing w:after="120" w:line="240" w:lineRule="auto"/>
              <w:rPr>
                <w:rFonts w:eastAsia="Times New Roman" w:cstheme="minorHAnsi"/>
                <w:kern w:val="0"/>
                <w:sz w:val="24"/>
                <w:szCs w:val="24"/>
                <w:lang w:eastAsia="en-IE"/>
                <w14:ligatures w14:val="none"/>
              </w:rPr>
            </w:pPr>
            <w:r w:rsidRPr="0012563A">
              <w:rPr>
                <w:rFonts w:eastAsia="Times New Roman" w:cstheme="minorHAnsi"/>
                <w:color w:val="000000"/>
                <w:kern w:val="0"/>
                <w:sz w:val="24"/>
                <w:szCs w:val="24"/>
                <w:lang w:eastAsia="en-IE"/>
                <w14:ligatures w14:val="none"/>
              </w:rPr>
              <w:t xml:space="preserve"> </w:t>
            </w:r>
            <w:r w:rsidRPr="0012563A">
              <w:rPr>
                <w:rFonts w:eastAsia="Times New Roman" w:cstheme="minorHAnsi"/>
                <w:color w:val="000000"/>
                <w:kern w:val="0"/>
                <w:lang w:eastAsia="en-IE"/>
                <w14:ligatures w14:val="none"/>
              </w:rPr>
              <w:t>The following learning outcomes will be assessed:</w:t>
            </w:r>
          </w:p>
          <w:tbl>
            <w:tblPr>
              <w:tblW w:w="5000" w:type="pct"/>
              <w:tblCellSpacing w:w="0" w:type="dxa"/>
              <w:tblBorders>
                <w:top w:val="single" w:color="FFFFFF" w:sz="6" w:space="0"/>
                <w:left w:val="single" w:color="FFFFFF" w:sz="6" w:space="0"/>
                <w:bottom w:val="single" w:color="FFFFFF" w:sz="6" w:space="0"/>
                <w:right w:val="single" w:color="FFFFFF" w:sz="6" w:space="0"/>
              </w:tblBorders>
              <w:shd w:val="clear" w:color="auto" w:fill="FFFFFF"/>
              <w:tblCellMar>
                <w:top w:w="75" w:type="dxa"/>
                <w:left w:w="75" w:type="dxa"/>
                <w:bottom w:w="75" w:type="dxa"/>
                <w:right w:w="75" w:type="dxa"/>
              </w:tblCellMar>
              <w:tblLook w:val="04A0" w:firstRow="1" w:lastRow="0" w:firstColumn="1" w:lastColumn="0" w:noHBand="0" w:noVBand="1"/>
            </w:tblPr>
            <w:tblGrid>
              <w:gridCol w:w="1167"/>
              <w:gridCol w:w="6305"/>
            </w:tblGrid>
            <w:tr w:rsidRPr="0012563A" w:rsidR="009A77F6" w:rsidTr="00A97A60" w14:paraId="00446EEF" w14:textId="77777777">
              <w:trPr>
                <w:tblCellSpacing w:w="0" w:type="dxa"/>
              </w:trPr>
              <w:tc>
                <w:tcPr>
                  <w:tcW w:w="0" w:type="auto"/>
                  <w:gridSpan w:val="2"/>
                  <w:tcBorders>
                    <w:top w:val="single" w:color="FFFFFF" w:sz="6" w:space="0"/>
                    <w:left w:val="single" w:color="FFFFFF" w:sz="6" w:space="0"/>
                    <w:bottom w:val="single" w:color="EEEEEE" w:sz="6" w:space="0"/>
                    <w:right w:val="single" w:color="FFFFFF" w:sz="6" w:space="0"/>
                  </w:tcBorders>
                  <w:shd w:val="clear" w:color="auto" w:fill="FAFAFA"/>
                  <w:hideMark/>
                </w:tcPr>
                <w:p w:rsidRPr="0012563A" w:rsidR="009A77F6" w:rsidP="00A97A60" w:rsidRDefault="009A77F6" w14:paraId="581D8A03" w14:textId="77777777">
                  <w:pPr>
                    <w:spacing w:after="0" w:line="198" w:lineRule="atLeast"/>
                    <w:rPr>
                      <w:rFonts w:eastAsia="Times New Roman" w:cstheme="minorHAnsi"/>
                      <w:i/>
                      <w:iCs/>
                      <w:color w:val="666666"/>
                      <w:kern w:val="0"/>
                      <w:sz w:val="18"/>
                      <w:szCs w:val="18"/>
                      <w:lang w:eastAsia="en-IE"/>
                      <w14:ligatures w14:val="none"/>
                    </w:rPr>
                  </w:pPr>
                  <w:r w:rsidRPr="0012563A">
                    <w:rPr>
                      <w:rFonts w:eastAsia="Times New Roman" w:cstheme="minorHAnsi"/>
                      <w:i/>
                      <w:iCs/>
                      <w:color w:val="666666"/>
                      <w:kern w:val="0"/>
                      <w:sz w:val="18"/>
                      <w:szCs w:val="18"/>
                      <w:lang w:eastAsia="en-IE"/>
                      <w14:ligatures w14:val="none"/>
                    </w:rPr>
                    <w:t>On successful completion of this module the learner should be able to:</w:t>
                  </w:r>
                </w:p>
              </w:tc>
            </w:tr>
            <w:tr w:rsidRPr="0012563A" w:rsidR="009A77F6" w:rsidTr="00A97A60" w14:paraId="645764A2" w14:textId="77777777">
              <w:trPr>
                <w:tblCellSpacing w:w="0" w:type="dxa"/>
              </w:trPr>
              <w:tc>
                <w:tcPr>
                  <w:tcW w:w="1167" w:type="dxa"/>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5C607222"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LO1</w:t>
                  </w:r>
                </w:p>
              </w:tc>
              <w:tc>
                <w:tcPr>
                  <w:tcW w:w="0" w:type="auto"/>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7B075BBD"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Explain how to mitigate threats and enhance network security using access control lists and security best practices.</w:t>
                  </w:r>
                </w:p>
              </w:tc>
            </w:tr>
            <w:tr w:rsidRPr="0012563A" w:rsidR="009A77F6" w:rsidTr="00A97A60" w14:paraId="0F85646C" w14:textId="77777777">
              <w:trPr>
                <w:tblCellSpacing w:w="0" w:type="dxa"/>
              </w:trPr>
              <w:tc>
                <w:tcPr>
                  <w:tcW w:w="1167" w:type="dxa"/>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07BC882D"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LO2</w:t>
                  </w:r>
                </w:p>
              </w:tc>
              <w:tc>
                <w:tcPr>
                  <w:tcW w:w="0" w:type="auto"/>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66C0DA59"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Install, configure and evaluate appropriate technologies and protocols for LAN interconnection and VPNs.</w:t>
                  </w:r>
                </w:p>
              </w:tc>
            </w:tr>
            <w:tr w:rsidRPr="0012563A" w:rsidR="009A77F6" w:rsidTr="00A97A60" w14:paraId="35AFEC8B" w14:textId="77777777">
              <w:trPr>
                <w:tblCellSpacing w:w="0" w:type="dxa"/>
              </w:trPr>
              <w:tc>
                <w:tcPr>
                  <w:tcW w:w="1167" w:type="dxa"/>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0B6A3FC8"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LO3</w:t>
                  </w:r>
                </w:p>
              </w:tc>
              <w:tc>
                <w:tcPr>
                  <w:tcW w:w="0" w:type="auto"/>
                  <w:tcBorders>
                    <w:top w:val="single" w:color="FFFFFF" w:sz="6" w:space="0"/>
                    <w:left w:val="single" w:color="FFFFFF" w:sz="6" w:space="0"/>
                    <w:bottom w:val="single" w:color="EEEEEE" w:sz="6" w:space="0"/>
                    <w:right w:val="single" w:color="FFFFFF" w:sz="6" w:space="0"/>
                  </w:tcBorders>
                  <w:shd w:val="clear" w:color="auto" w:fill="FFFFFF"/>
                  <w:hideMark/>
                </w:tcPr>
                <w:p w:rsidRPr="0012563A" w:rsidR="009A77F6" w:rsidP="00A97A60" w:rsidRDefault="009A77F6" w14:paraId="061D8625" w14:textId="77777777">
                  <w:pPr>
                    <w:spacing w:after="0" w:line="198" w:lineRule="atLeast"/>
                    <w:rPr>
                      <w:rFonts w:eastAsia="Times New Roman" w:cstheme="minorHAnsi"/>
                      <w:color w:val="666666"/>
                      <w:kern w:val="0"/>
                      <w:sz w:val="18"/>
                      <w:szCs w:val="18"/>
                      <w:lang w:eastAsia="en-IE"/>
                      <w14:ligatures w14:val="none"/>
                    </w:rPr>
                  </w:pPr>
                  <w:r w:rsidRPr="0012563A">
                    <w:rPr>
                      <w:rFonts w:eastAsia="Times New Roman" w:cstheme="minorHAnsi"/>
                      <w:color w:val="666666"/>
                      <w:kern w:val="0"/>
                      <w:sz w:val="18"/>
                      <w:szCs w:val="18"/>
                      <w:lang w:eastAsia="en-IE"/>
                      <w14:ligatures w14:val="none"/>
                    </w:rPr>
                    <w:t>Implement techniques to provide address scalability and secure remote access for WANs.</w:t>
                  </w:r>
                </w:p>
              </w:tc>
            </w:tr>
          </w:tbl>
          <w:p w:rsidRPr="0012563A" w:rsidR="009A77F6" w:rsidP="00A97A60" w:rsidRDefault="009A77F6" w14:paraId="391265B1" w14:textId="77777777">
            <w:pPr>
              <w:spacing w:after="120" w:line="240" w:lineRule="auto"/>
              <w:rPr>
                <w:rFonts w:eastAsia="Times New Roman" w:cstheme="minorHAnsi"/>
                <w:kern w:val="0"/>
                <w:sz w:val="24"/>
                <w:szCs w:val="24"/>
                <w:lang w:eastAsia="en-IE"/>
                <w14:ligatures w14:val="none"/>
              </w:rPr>
            </w:pPr>
          </w:p>
        </w:tc>
      </w:tr>
      <w:tr w:rsidRPr="0012563A" w:rsidR="009A77F6" w:rsidTr="3C54A58D" w14:paraId="2CACC112" w14:textId="77777777">
        <w:trPr>
          <w:trHeight w:val="2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Pr="0012563A" w:rsidR="009A77F6" w:rsidP="00A97A60" w:rsidRDefault="009A77F6" w14:paraId="0CE7E32E" w14:textId="77777777">
            <w:pPr>
              <w:spacing w:after="120" w:line="240" w:lineRule="auto"/>
              <w:jc w:val="center"/>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Weighting:</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left w:w="0" w:type="dxa"/>
              <w:bottom w:w="57" w:type="dxa"/>
              <w:right w:w="0" w:type="dxa"/>
            </w:tcMar>
            <w:hideMark/>
          </w:tcPr>
          <w:p w:rsidR="00D0021F" w:rsidP="00A97A60" w:rsidRDefault="009A77F6" w14:paraId="13DCC00C" w14:textId="77777777">
            <w:pPr>
              <w:pStyle w:val="ListParagraph"/>
              <w:numPr>
                <w:ilvl w:val="0"/>
                <w:numId w:val="6"/>
              </w:numPr>
              <w:spacing w:after="120" w:line="240" w:lineRule="auto"/>
              <w:rPr>
                <w:rFonts w:eastAsia="Times New Roman" w:cstheme="minorHAnsi"/>
                <w:color w:val="000000"/>
                <w:kern w:val="0"/>
                <w:sz w:val="24"/>
                <w:szCs w:val="24"/>
                <w:lang w:eastAsia="en-IE"/>
                <w14:ligatures w14:val="none"/>
              </w:rPr>
            </w:pPr>
            <w:r w:rsidRPr="00D0021F">
              <w:rPr>
                <w:rFonts w:eastAsia="Times New Roman" w:cstheme="minorHAnsi"/>
                <w:color w:val="000000"/>
                <w:kern w:val="0"/>
                <w:sz w:val="24"/>
                <w:szCs w:val="24"/>
                <w:lang w:eastAsia="en-IE"/>
                <w14:ligatures w14:val="none"/>
              </w:rPr>
              <w:t>75% of the overall mark</w:t>
            </w:r>
          </w:p>
          <w:p w:rsidRPr="00D0021F" w:rsidR="00D0021F" w:rsidP="3FB934D5" w:rsidRDefault="009A77F6" w14:paraId="0843953E" w14:textId="502ADCD3">
            <w:pPr>
              <w:pStyle w:val="ListParagraph"/>
              <w:numPr>
                <w:ilvl w:val="0"/>
                <w:numId w:val="6"/>
              </w:numPr>
              <w:spacing w:after="120" w:line="240" w:lineRule="auto"/>
              <w:rPr>
                <w:rStyle w:val="normaltextrun"/>
                <w:rFonts w:eastAsia="Times New Roman" w:cs="Calibri" w:cstheme="minorAscii"/>
                <w:color w:val="000000"/>
                <w:kern w:val="0"/>
                <w:sz w:val="24"/>
                <w:szCs w:val="24"/>
                <w:lang w:eastAsia="en-IE"/>
                <w14:ligatures w14:val="none"/>
              </w:rPr>
            </w:pPr>
            <w:r w:rsidRPr="3FB934D5">
              <w:rPr>
                <w:rFonts w:eastAsia="Times New Roman" w:cs="Calibri" w:cstheme="minorAscii"/>
                <w:kern w:val="0"/>
                <w:sz w:val="24"/>
                <w:szCs w:val="24"/>
                <w:lang w:eastAsia="en-IE"/>
                <w14:ligatures w14:val="none"/>
              </w:rPr>
              <w:t xml:space="preserve">40% for project </w:t>
            </w:r>
            <w:r w:rsidRPr="3FB934D5">
              <w:rPr>
                <w:rStyle w:val="normaltextrun"/>
                <w:rFonts w:cs="Calibri" w:cstheme="minorAscii"/>
                <w:color w:val="000000"/>
                <w:shd w:val="clear" w:color="auto" w:fill="FFFFFF"/>
              </w:rPr>
              <w:t>PacketTracer</w:t>
            </w:r>
            <w:r w:rsidRPr="3FB934D5">
              <w:rPr>
                <w:rStyle w:val="normaltextrun"/>
                <w:rFonts w:cs="Calibri" w:cstheme="minorAscii"/>
                <w:color w:val="000000"/>
                <w:shd w:val="clear" w:color="auto" w:fill="FFFFFF"/>
              </w:rPr>
              <w:t xml:space="preserve"> File, you will demo this to your lecturer in early December. The 40% also includes attendance and interaction with the project process.</w:t>
            </w:r>
          </w:p>
          <w:p w:rsidRPr="00D0021F" w:rsidR="00D0021F" w:rsidP="3FB934D5" w:rsidRDefault="009A77F6" w14:paraId="1D7821F6" w14:textId="754EB563">
            <w:pPr>
              <w:pStyle w:val="ListParagraph"/>
              <w:numPr>
                <w:ilvl w:val="0"/>
                <w:numId w:val="6"/>
              </w:numPr>
              <w:suppressLineNumbers w:val="0"/>
              <w:bidi w:val="0"/>
              <w:spacing w:before="0" w:beforeAutospacing="off" w:after="120" w:afterAutospacing="off" w:line="240" w:lineRule="auto"/>
              <w:ind w:left="930" w:right="0" w:hanging="360"/>
              <w:jc w:val="left"/>
              <w:rPr>
                <w:rStyle w:val="normaltextrun"/>
                <w:rFonts w:eastAsia="Times New Roman" w:cs="Calibri" w:cstheme="minorAscii"/>
                <w:color w:val="000000" w:themeColor="text1" w:themeTint="FF" w:themeShade="FF"/>
                <w:sz w:val="24"/>
                <w:szCs w:val="24"/>
                <w:lang w:eastAsia="en-IE"/>
              </w:rPr>
            </w:pPr>
            <w:r w:rsidRPr="3C20EEEB" w:rsidR="3FB934D5">
              <w:rPr>
                <w:rStyle w:val="normaltextrun"/>
                <w:rFonts w:eastAsia="Times New Roman" w:cs="Calibri" w:cstheme="minorAscii"/>
                <w:color w:val="000000" w:themeColor="text1" w:themeTint="FF" w:themeShade="FF"/>
                <w:sz w:val="24"/>
                <w:szCs w:val="24"/>
                <w:lang w:eastAsia="en-IE"/>
              </w:rPr>
              <w:t xml:space="preserve">Project due date is Friday the </w:t>
            </w:r>
            <w:r w:rsidRPr="3C20EEEB" w:rsidR="52A37550">
              <w:rPr>
                <w:rStyle w:val="normaltextrun"/>
                <w:rFonts w:eastAsia="Times New Roman" w:cs="Calibri" w:cstheme="minorAscii"/>
                <w:color w:val="000000" w:themeColor="text1" w:themeTint="FF" w:themeShade="FF"/>
                <w:sz w:val="24"/>
                <w:szCs w:val="24"/>
                <w:lang w:eastAsia="en-IE"/>
              </w:rPr>
              <w:t>5</w:t>
            </w:r>
            <w:r w:rsidRPr="3C20EEEB" w:rsidR="3FB934D5">
              <w:rPr>
                <w:rStyle w:val="normaltextrun"/>
                <w:rFonts w:eastAsia="Times New Roman" w:cs="Calibri" w:cstheme="minorAscii"/>
                <w:color w:val="000000" w:themeColor="text1" w:themeTint="FF" w:themeShade="FF"/>
                <w:sz w:val="24"/>
                <w:szCs w:val="24"/>
                <w:vertAlign w:val="superscript"/>
                <w:lang w:eastAsia="en-IE"/>
              </w:rPr>
              <w:t>th</w:t>
            </w:r>
            <w:r w:rsidRPr="3C20EEEB" w:rsidR="3FB934D5">
              <w:rPr>
                <w:rStyle w:val="normaltextrun"/>
                <w:rFonts w:eastAsia="Times New Roman" w:cs="Calibri" w:cstheme="minorAscii"/>
                <w:color w:val="000000" w:themeColor="text1" w:themeTint="FF" w:themeShade="FF"/>
                <w:sz w:val="24"/>
                <w:szCs w:val="24"/>
                <w:lang w:eastAsia="en-IE"/>
              </w:rPr>
              <w:t xml:space="preserve"> of December</w:t>
            </w:r>
            <w:r w:rsidRPr="3C20EEEB" w:rsidR="65531C90">
              <w:rPr>
                <w:rStyle w:val="normaltextrun"/>
                <w:rFonts w:eastAsia="Times New Roman" w:cs="Calibri" w:cstheme="minorAscii"/>
                <w:color w:val="000000" w:themeColor="text1" w:themeTint="FF" w:themeShade="FF"/>
                <w:sz w:val="24"/>
                <w:szCs w:val="24"/>
                <w:lang w:eastAsia="en-IE"/>
              </w:rPr>
              <w:t xml:space="preserve"> 2025</w:t>
            </w:r>
            <w:r w:rsidRPr="3C20EEEB" w:rsidR="3FB934D5">
              <w:rPr>
                <w:rStyle w:val="normaltextrun"/>
                <w:rFonts w:eastAsia="Times New Roman" w:cs="Calibri" w:cstheme="minorAscii"/>
                <w:color w:val="000000" w:themeColor="text1" w:themeTint="FF" w:themeShade="FF"/>
                <w:sz w:val="24"/>
                <w:szCs w:val="24"/>
                <w:lang w:eastAsia="en-IE"/>
              </w:rPr>
              <w:t xml:space="preserve"> at 23:59pm. Please upload both a Project </w:t>
            </w:r>
            <w:r w:rsidRPr="3C20EEEB" w:rsidR="3FB934D5">
              <w:rPr>
                <w:rStyle w:val="normaltextrun"/>
                <w:rFonts w:eastAsia="Times New Roman" w:cs="Calibri" w:cstheme="minorAscii"/>
                <w:color w:val="000000" w:themeColor="text1" w:themeTint="FF" w:themeShade="FF"/>
                <w:sz w:val="24"/>
                <w:szCs w:val="24"/>
                <w:lang w:eastAsia="en-IE"/>
              </w:rPr>
              <w:t>PacketTracer</w:t>
            </w:r>
            <w:r w:rsidRPr="3C20EEEB" w:rsidR="3FB934D5">
              <w:rPr>
                <w:rStyle w:val="normaltextrun"/>
                <w:rFonts w:eastAsia="Times New Roman" w:cs="Calibri" w:cstheme="minorAscii"/>
                <w:color w:val="000000" w:themeColor="text1" w:themeTint="FF" w:themeShade="FF"/>
                <w:sz w:val="24"/>
                <w:szCs w:val="24"/>
                <w:lang w:eastAsia="en-IE"/>
              </w:rPr>
              <w:t xml:space="preserve"> and Project Report to Blackboard. Each group member should upload a </w:t>
            </w:r>
            <w:r w:rsidRPr="3C20EEEB" w:rsidR="3FB934D5">
              <w:rPr>
                <w:rStyle w:val="normaltextrun"/>
                <w:rFonts w:eastAsia="Times New Roman" w:cs="Calibri" w:cstheme="minorAscii"/>
                <w:color w:val="000000" w:themeColor="text1" w:themeTint="FF" w:themeShade="FF"/>
                <w:sz w:val="24"/>
                <w:szCs w:val="24"/>
                <w:lang w:eastAsia="en-IE"/>
              </w:rPr>
              <w:t>PacketTracer</w:t>
            </w:r>
            <w:r w:rsidRPr="3C20EEEB" w:rsidR="3FB934D5">
              <w:rPr>
                <w:rStyle w:val="normaltextrun"/>
                <w:rFonts w:eastAsia="Times New Roman" w:cs="Calibri" w:cstheme="minorAscii"/>
                <w:color w:val="000000" w:themeColor="text1" w:themeTint="FF" w:themeShade="FF"/>
                <w:sz w:val="24"/>
                <w:szCs w:val="24"/>
                <w:lang w:eastAsia="en-IE"/>
              </w:rPr>
              <w:t xml:space="preserve"> and a Report. </w:t>
            </w:r>
          </w:p>
          <w:p w:rsidRPr="00D0021F" w:rsidR="009A77F6" w:rsidP="3FB934D5" w:rsidRDefault="009A77F6" w14:paraId="4B8261A1" w14:textId="695B2B82">
            <w:pPr>
              <w:pStyle w:val="ListParagraph"/>
              <w:numPr>
                <w:ilvl w:val="0"/>
                <w:numId w:val="6"/>
              </w:numPr>
              <w:spacing w:after="120" w:line="240" w:lineRule="auto"/>
              <w:rPr>
                <w:rFonts w:eastAsia="Times New Roman" w:cs="Calibri" w:cstheme="minorAscii"/>
                <w:color w:val="000000"/>
                <w:kern w:val="0"/>
                <w:sz w:val="24"/>
                <w:szCs w:val="24"/>
                <w:lang w:eastAsia="en-IE"/>
                <w14:ligatures w14:val="none"/>
              </w:rPr>
            </w:pPr>
            <w:r w:rsidRPr="3FB934D5" w:rsidR="009A77F6">
              <w:rPr>
                <w:rFonts w:eastAsia="Times New Roman" w:cs="Calibri" w:cstheme="minorAscii"/>
                <w:kern w:val="0"/>
                <w:sz w:val="24"/>
                <w:szCs w:val="24"/>
                <w:lang w:eastAsia="en-IE"/>
                <w14:ligatures w14:val="none"/>
              </w:rPr>
              <w:t xml:space="preserve">35% for project defence on Monday the </w:t>
            </w:r>
            <w:r w:rsidRPr="3FB934D5" w:rsidR="47382695">
              <w:rPr>
                <w:rFonts w:eastAsia="Times New Roman" w:cs="Calibri" w:cstheme="minorAscii"/>
                <w:kern w:val="0"/>
                <w:sz w:val="24"/>
                <w:szCs w:val="24"/>
                <w:lang w:eastAsia="en-IE"/>
                <w14:ligatures w14:val="none"/>
              </w:rPr>
              <w:t>8</w:t>
            </w:r>
            <w:r w:rsidRPr="3FB934D5" w:rsidR="009A77F6">
              <w:rPr>
                <w:rFonts w:eastAsia="Times New Roman" w:cs="Calibri" w:cstheme="minorAscii"/>
                <w:kern w:val="0"/>
                <w:sz w:val="24"/>
                <w:szCs w:val="24"/>
                <w:vertAlign w:val="superscript"/>
                <w:lang w:eastAsia="en-IE"/>
                <w14:ligatures w14:val="none"/>
              </w:rPr>
              <w:t>th</w:t>
            </w:r>
            <w:r w:rsidRPr="3FB934D5" w:rsidR="009A77F6">
              <w:rPr>
                <w:rFonts w:eastAsia="Times New Roman" w:cs="Calibri" w:cstheme="minorAscii"/>
                <w:kern w:val="0"/>
                <w:sz w:val="24"/>
                <w:szCs w:val="24"/>
                <w:lang w:eastAsia="en-IE"/>
                <w14:ligatures w14:val="none"/>
              </w:rPr>
              <w:t xml:space="preserve"> of </w:t>
            </w:r>
            <w:r w:rsidR="00D0021F">
              <w:rPr>
                <w:rFonts w:eastAsia="Times New Roman"/>
                <w:kern w:val="0"/>
                <w:sz w:val="24"/>
                <w:szCs w:val="24"/>
                <w:lang w:eastAsia="en-IE"/>
                <w14:ligatures w14:val="none"/>
              </w:rPr>
              <w:t xml:space="preserve">December </w:t>
            </w:r>
            <w:r w:rsidR="7647CE94">
              <w:rPr>
                <w:rFonts w:eastAsia="Times New Roman"/>
                <w:kern w:val="0"/>
                <w:sz w:val="24"/>
                <w:szCs w:val="24"/>
                <w:lang w:eastAsia="en-IE"/>
                <w14:ligatures w14:val="none"/>
              </w:rPr>
              <w:t xml:space="preserve">2025 </w:t>
            </w:r>
            <w:r w:rsidR="00D0021F">
              <w:rPr>
                <w:rFonts w:eastAsia="Times New Roman"/>
                <w:kern w:val="0"/>
                <w:sz w:val="24"/>
                <w:szCs w:val="24"/>
                <w:lang w:eastAsia="en-IE"/>
                <w14:ligatures w14:val="none"/>
              </w:rPr>
              <w:t xml:space="preserve">at 10am in C303 </w:t>
            </w:r>
            <w:r w:rsidR="368C6AE8">
              <w:rPr>
                <w:rFonts w:eastAsia="Times New Roman"/>
                <w:kern w:val="0"/>
                <w:sz w:val="24"/>
                <w:szCs w:val="24"/>
                <w:lang w:eastAsia="en-IE"/>
                <w14:ligatures w14:val="none"/>
              </w:rPr>
              <w:t>and</w:t>
            </w:r>
            <w:r w:rsidR="00D0021F">
              <w:rPr>
                <w:rFonts w:eastAsia="Times New Roman"/>
                <w:kern w:val="0"/>
                <w:sz w:val="24"/>
                <w:szCs w:val="24"/>
                <w:lang w:eastAsia="en-IE"/>
                <w14:ligatures w14:val="none"/>
              </w:rPr>
              <w:t xml:space="preserve"> C305</w:t>
            </w:r>
            <w:r w:rsidR="005A70E7">
              <w:rPr>
                <w:rFonts w:eastAsia="Times New Roman"/>
                <w:kern w:val="0"/>
                <w:sz w:val="24"/>
                <w:szCs w:val="24"/>
                <w:lang w:eastAsia="en-IE"/>
                <w14:ligatures w14:val="none"/>
              </w:rPr>
              <w:t xml:space="preserve">. </w:t>
            </w:r>
          </w:p>
          <w:p w:rsidRPr="00D0021F" w:rsidR="009A77F6" w:rsidP="3FB934D5" w:rsidRDefault="009A77F6" w14:paraId="4D2F5A6C" w14:textId="7140E905">
            <w:pPr>
              <w:pStyle w:val="ListParagraph"/>
              <w:numPr>
                <w:ilvl w:val="0"/>
                <w:numId w:val="6"/>
              </w:numPr>
              <w:spacing w:after="120" w:line="240" w:lineRule="auto"/>
              <w:rPr>
                <w:rFonts w:eastAsia="Times New Roman" w:cs="Calibri" w:cstheme="minorAscii"/>
                <w:color w:val="000000"/>
                <w:kern w:val="0"/>
                <w:sz w:val="24"/>
                <w:szCs w:val="24"/>
                <w:lang w:eastAsia="en-IE"/>
                <w14:ligatures w14:val="none"/>
              </w:rPr>
            </w:pPr>
            <w:r w:rsidR="005A70E7">
              <w:rPr>
                <w:rFonts w:eastAsia="Times New Roman"/>
                <w:kern w:val="0"/>
                <w:sz w:val="24"/>
                <w:szCs w:val="24"/>
                <w:lang w:eastAsia="en-IE"/>
                <w14:ligatures w14:val="none"/>
              </w:rPr>
              <w:t xml:space="preserve">The project defence is used to assess how much work has been contributed by each team </w:t>
            </w:r>
            <w:r w:rsidR="005A70E7">
              <w:rPr>
                <w:rFonts w:eastAsia="Times New Roman"/>
                <w:kern w:val="0"/>
                <w:sz w:val="24"/>
                <w:szCs w:val="24"/>
                <w:lang w:eastAsia="en-IE"/>
                <w14:ligatures w14:val="none"/>
              </w:rPr>
              <w:t>member,</w:t>
            </w:r>
            <w:r w:rsidR="005A70E7">
              <w:rPr>
                <w:rFonts w:eastAsia="Times New Roman"/>
                <w:kern w:val="0"/>
                <w:sz w:val="24"/>
                <w:szCs w:val="24"/>
                <w:lang w:eastAsia="en-IE"/>
                <w14:ligatures w14:val="none"/>
              </w:rPr>
              <w:t xml:space="preserve"> the lecturer reserves the right to alter the 40% project score for a student based on the project defence.</w:t>
            </w:r>
          </w:p>
        </w:tc>
      </w:tr>
      <w:tr w:rsidRPr="0012563A" w:rsidR="009A77F6" w:rsidTr="3C54A58D" w14:paraId="505E9B24" w14:textId="77777777">
        <w:trPr>
          <w:trHeight w:val="17"/>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57" w:type="dxa"/>
              <w:left w:w="0" w:type="dxa"/>
              <w:bottom w:w="57" w:type="dxa"/>
              <w:right w:w="0" w:type="dxa"/>
            </w:tcMar>
            <w:hideMark/>
          </w:tcPr>
          <w:p w:rsidRPr="0012563A" w:rsidR="009A77F6" w:rsidP="00A97A60" w:rsidRDefault="009A77F6" w14:paraId="7A778F3A" w14:textId="77777777">
            <w:pPr>
              <w:spacing w:after="120" w:line="240" w:lineRule="auto"/>
              <w:jc w:val="center"/>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Instructions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57" w:type="dxa"/>
              <w:left w:w="0" w:type="dxa"/>
              <w:bottom w:w="57" w:type="dxa"/>
              <w:right w:w="0" w:type="dxa"/>
            </w:tcMar>
            <w:hideMark/>
          </w:tcPr>
          <w:p w:rsidRPr="0012563A" w:rsidR="009A77F6" w:rsidP="00A97A60" w:rsidRDefault="009A77F6" w14:paraId="57BE8D0B" w14:textId="77777777">
            <w:pPr>
              <w:numPr>
                <w:ilvl w:val="0"/>
                <w:numId w:val="1"/>
              </w:numPr>
              <w:spacing w:after="0" w:line="240" w:lineRule="auto"/>
              <w:textAlignment w:val="baseline"/>
              <w:rPr>
                <w:rFonts w:eastAsia="Times New Roman" w:cstheme="minorHAnsi"/>
                <w:color w:val="000000"/>
                <w:kern w:val="0"/>
                <w:lang w:eastAsia="en-IE"/>
                <w14:ligatures w14:val="none"/>
              </w:rPr>
            </w:pPr>
            <w:r w:rsidRPr="0012563A">
              <w:rPr>
                <w:rFonts w:eastAsia="Times New Roman" w:cstheme="minorHAnsi"/>
                <w:color w:val="000000"/>
                <w:kern w:val="0"/>
                <w:lang w:eastAsia="en-IE"/>
                <w14:ligatures w14:val="none"/>
              </w:rPr>
              <w:t>Implement in groups of 2 or 3.</w:t>
            </w:r>
          </w:p>
          <w:p w:rsidRPr="0012563A" w:rsidR="009A77F6" w:rsidP="00A97A60" w:rsidRDefault="009A77F6" w14:paraId="4435CB44" w14:textId="77777777">
            <w:pPr>
              <w:numPr>
                <w:ilvl w:val="0"/>
                <w:numId w:val="1"/>
              </w:numPr>
              <w:spacing w:after="0" w:line="240" w:lineRule="auto"/>
              <w:textAlignment w:val="baseline"/>
              <w:rPr>
                <w:rFonts w:eastAsia="Times New Roman" w:cstheme="minorHAnsi"/>
                <w:color w:val="000000"/>
                <w:kern w:val="0"/>
                <w:lang w:eastAsia="en-IE"/>
                <w14:ligatures w14:val="none"/>
              </w:rPr>
            </w:pPr>
            <w:r w:rsidRPr="0012563A">
              <w:rPr>
                <w:rFonts w:eastAsia="Times New Roman" w:cstheme="minorHAnsi"/>
                <w:color w:val="000000"/>
                <w:kern w:val="0"/>
                <w:lang w:eastAsia="en-IE"/>
                <w14:ligatures w14:val="none"/>
              </w:rPr>
              <w:t>Complete the project one step at a time; before you begin one step ensure that you have completed all previous steps. </w:t>
            </w:r>
          </w:p>
          <w:p w:rsidRPr="0012563A" w:rsidR="009A77F6" w:rsidP="00A97A60" w:rsidRDefault="009A77F6" w14:paraId="5EC3DB99" w14:textId="072F8AA4">
            <w:pPr>
              <w:numPr>
                <w:ilvl w:val="0"/>
                <w:numId w:val="1"/>
              </w:numPr>
              <w:spacing w:after="0" w:line="240" w:lineRule="auto"/>
              <w:textAlignment w:val="baseline"/>
              <w:rPr>
                <w:rFonts w:eastAsia="Times New Roman" w:cstheme="minorHAnsi"/>
                <w:color w:val="000000"/>
                <w:kern w:val="0"/>
                <w:lang w:eastAsia="en-IE"/>
                <w14:ligatures w14:val="none"/>
              </w:rPr>
            </w:pPr>
            <w:r w:rsidRPr="0012563A">
              <w:rPr>
                <w:rFonts w:eastAsia="Times New Roman" w:cstheme="minorHAnsi"/>
                <w:color w:val="000000"/>
                <w:kern w:val="0"/>
                <w:lang w:eastAsia="en-IE"/>
                <w14:ligatures w14:val="none"/>
              </w:rPr>
              <w:t>You should form your own groups</w:t>
            </w:r>
            <w:r w:rsidR="00765798">
              <w:rPr>
                <w:rFonts w:eastAsia="Times New Roman" w:cstheme="minorHAnsi"/>
                <w:color w:val="000000"/>
                <w:kern w:val="0"/>
                <w:lang w:eastAsia="en-IE"/>
                <w14:ligatures w14:val="none"/>
              </w:rPr>
              <w:t>.</w:t>
            </w:r>
          </w:p>
          <w:p w:rsidRPr="0012563A" w:rsidR="009A77F6" w:rsidP="00A97A60" w:rsidRDefault="009A77F6" w14:paraId="1ACC6C01" w14:textId="77777777">
            <w:pPr>
              <w:numPr>
                <w:ilvl w:val="0"/>
                <w:numId w:val="1"/>
              </w:numPr>
              <w:spacing w:after="0" w:line="240" w:lineRule="auto"/>
              <w:textAlignment w:val="baseline"/>
              <w:rPr>
                <w:rFonts w:eastAsia="Times New Roman" w:cstheme="minorHAnsi"/>
                <w:color w:val="000000"/>
                <w:kern w:val="0"/>
                <w:lang w:eastAsia="en-IE"/>
                <w14:ligatures w14:val="none"/>
              </w:rPr>
            </w:pPr>
            <w:r w:rsidRPr="0012563A">
              <w:rPr>
                <w:rFonts w:eastAsia="Times New Roman" w:cstheme="minorHAnsi"/>
                <w:color w:val="000000"/>
                <w:kern w:val="0"/>
                <w:lang w:eastAsia="en-IE"/>
                <w14:ligatures w14:val="none"/>
              </w:rPr>
              <w:t>If you cannot form your own group then please email me and I will form a group for you.</w:t>
            </w:r>
          </w:p>
          <w:p w:rsidRPr="0012563A" w:rsidR="009A77F6" w:rsidP="00A97A60" w:rsidRDefault="009A77F6" w14:paraId="61DD442E" w14:textId="77777777">
            <w:pPr>
              <w:numPr>
                <w:ilvl w:val="0"/>
                <w:numId w:val="1"/>
              </w:numPr>
              <w:spacing w:after="0" w:line="240" w:lineRule="auto"/>
              <w:textAlignment w:val="baseline"/>
              <w:rPr>
                <w:rFonts w:eastAsia="Times New Roman" w:cstheme="minorHAnsi"/>
                <w:color w:val="000000"/>
                <w:kern w:val="0"/>
                <w:lang w:eastAsia="en-IE"/>
                <w14:ligatures w14:val="none"/>
              </w:rPr>
            </w:pPr>
            <w:r w:rsidRPr="0012563A">
              <w:rPr>
                <w:rFonts w:eastAsia="Times New Roman" w:cstheme="minorHAnsi"/>
                <w:color w:val="000000"/>
                <w:kern w:val="0"/>
                <w:lang w:eastAsia="en-IE"/>
                <w14:ligatures w14:val="none"/>
              </w:rPr>
              <w:t>A 35% project defence will follow the week after the completion of this project.  </w:t>
            </w:r>
          </w:p>
          <w:p w:rsidRPr="00DC73FB" w:rsidR="009A77F6" w:rsidP="0D58259F" w:rsidRDefault="009A77F6" w14:paraId="0F12C60D" w14:textId="562C2FF2">
            <w:pPr>
              <w:numPr>
                <w:ilvl w:val="0"/>
                <w:numId w:val="1"/>
              </w:numPr>
              <w:spacing w:after="0" w:line="240" w:lineRule="auto"/>
              <w:textAlignment w:val="baseline"/>
              <w:rPr>
                <w:rFonts w:eastAsia="Times New Roman"/>
                <w:color w:val="000000"/>
                <w:kern w:val="0"/>
                <w:lang w:eastAsia="en-IE"/>
                <w14:ligatures w14:val="none"/>
              </w:rPr>
            </w:pPr>
            <w:r w:rsidRPr="0D58259F" w:rsidR="009A77F6">
              <w:rPr>
                <w:rFonts w:eastAsia="Times New Roman"/>
                <w:kern w:val="0"/>
                <w:lang w:eastAsia="en-IE"/>
                <w14:ligatures w14:val="none"/>
              </w:rPr>
              <w:t xml:space="preserve">Your group should implement each step in Packet Tracer</w:t>
            </w:r>
            <w:r w:rsidRPr="0D58259F" w:rsidR="009A77F6">
              <w:rPr>
                <w:rFonts w:eastAsia="Times New Roman"/>
                <w:kern w:val="0"/>
                <w:lang w:eastAsia="en-IE"/>
                <w14:ligatures w14:val="none"/>
              </w:rPr>
              <w:t xml:space="preserve">.  </w:t>
            </w:r>
            <w:r w:rsidRPr="3C54A58D" w:rsidR="430D448E">
              <w:rPr>
                <w:rFonts w:eastAsia="Times New Roman"/>
                <w:lang w:eastAsia="en-IE"/>
              </w:rPr>
              <w:t xml:space="preserve">You will </w:t>
            </w:r>
            <w:r w:rsidRPr="3C54A58D" w:rsidR="430D448E">
              <w:rPr>
                <w:rFonts w:eastAsia="Times New Roman"/>
                <w:lang w:eastAsia="en-IE"/>
              </w:rPr>
              <w:t>submit</w:t>
            </w:r>
            <w:r w:rsidRPr="3C54A58D" w:rsidR="430D448E">
              <w:rPr>
                <w:rFonts w:eastAsia="Times New Roman"/>
                <w:lang w:eastAsia="en-IE"/>
              </w:rPr>
              <w:t xml:space="preserve"> a </w:t>
            </w:r>
            <w:r w:rsidRPr="3C54A58D" w:rsidR="430D448E">
              <w:rPr>
                <w:rFonts w:eastAsia="Times New Roman"/>
                <w:lang w:eastAsia="en-IE"/>
              </w:rPr>
              <w:t>PacketTracer</w:t>
            </w:r>
            <w:r w:rsidRPr="3C54A58D" w:rsidR="430D448E">
              <w:rPr>
                <w:rFonts w:eastAsia="Times New Roman"/>
                <w:lang w:eastAsia="en-IE"/>
              </w:rPr>
              <w:t xml:space="preserve"> </w:t>
            </w:r>
            <w:r w:rsidRPr="3C54A58D" w:rsidR="430D448E">
              <w:rPr>
                <w:rFonts w:eastAsia="Times New Roman"/>
                <w:lang w:eastAsia="en-IE"/>
              </w:rPr>
              <w:t>and also</w:t>
            </w:r>
            <w:r w:rsidRPr="3C54A58D" w:rsidR="430D448E">
              <w:rPr>
                <w:rFonts w:eastAsia="Times New Roman"/>
                <w:lang w:eastAsia="en-IE"/>
              </w:rPr>
              <w:t xml:space="preserve"> a report that </w:t>
            </w:r>
            <w:r w:rsidRPr="3C54A58D" w:rsidR="430D448E">
              <w:rPr>
                <w:rFonts w:eastAsia="Times New Roman"/>
                <w:lang w:eastAsia="en-IE"/>
              </w:rPr>
              <w:t>contains</w:t>
            </w:r>
            <w:r w:rsidRPr="0D58259F" w:rsidR="009A77F6">
              <w:rPr>
                <w:rFonts w:eastAsia="Times New Roman"/>
                <w:kern w:val="0"/>
                <w:lang w:eastAsia="en-IE"/>
                <w14:ligatures w14:val="none"/>
              </w:rPr>
              <w:t xml:space="preserve"> </w:t>
            </w:r>
            <w:r w:rsidRPr="0D58259F" w:rsidR="20F5A3B5">
              <w:rPr>
                <w:rFonts w:eastAsia="Times New Roman"/>
                <w:kern w:val="0"/>
                <w:lang w:eastAsia="en-IE"/>
                <w14:ligatures w14:val="none"/>
              </w:rPr>
              <w:t xml:space="preserve">a) the</w:t>
            </w:r>
            <w:r w:rsidRPr="0D58259F" w:rsidR="009A77F6">
              <w:rPr>
                <w:rFonts w:eastAsia="Times New Roman"/>
                <w:kern w:val="0"/>
                <w:lang w:eastAsia="en-IE"/>
                <w14:ligatures w14:val="none"/>
              </w:rPr>
              <w:t xml:space="preserve"> </w:t>
            </w:r>
            <w:r w:rsidRPr="0D58259F" w:rsidR="065F848F">
              <w:rPr>
                <w:rFonts w:eastAsia="Times New Roman"/>
                <w:kern w:val="0"/>
                <w:lang w:eastAsia="en-IE"/>
                <w14:ligatures w14:val="none"/>
              </w:rPr>
              <w:t xml:space="preserve">VLSM</w:t>
            </w:r>
            <w:r w:rsidRPr="0D58259F" w:rsidR="009A77F6">
              <w:rPr>
                <w:rFonts w:eastAsia="Times New Roman"/>
                <w:kern w:val="0"/>
                <w:lang w:eastAsia="en-IE"/>
                <w14:ligatures w14:val="none"/>
              </w:rPr>
              <w:t xml:space="preserve"> addressing scheme that you used for your project b) Screenshots of testing for each stage. E.g. pings, show </w:t>
            </w:r>
            <w:r w:rsidRPr="0D58259F" w:rsidR="009A77F6">
              <w:rPr>
                <w:rFonts w:eastAsia="Times New Roman"/>
                <w:kern w:val="0"/>
                <w:lang w:eastAsia="en-IE"/>
                <w14:ligatures w14:val="none"/>
              </w:rPr>
              <w:t xml:space="preserve">vlan</w:t>
            </w:r>
            <w:r w:rsidRPr="0D58259F" w:rsidR="009A77F6">
              <w:rPr>
                <w:rFonts w:eastAsia="Times New Roman"/>
                <w:kern w:val="0"/>
                <w:lang w:eastAsia="en-IE"/>
                <w14:ligatures w14:val="none"/>
              </w:rPr>
              <w:t xml:space="preserve"> brief, show ip route, show ip </w:t>
            </w:r>
            <w:r w:rsidRPr="0D58259F" w:rsidR="009A77F6">
              <w:rPr>
                <w:rFonts w:eastAsia="Times New Roman"/>
                <w:kern w:val="0"/>
                <w:lang w:eastAsia="en-IE"/>
                <w14:ligatures w14:val="none"/>
              </w:rPr>
              <w:t xml:space="preserve">na</w:t>
            </w:r>
            <w:r w:rsidRPr="0D58259F" w:rsidR="01895EE1">
              <w:rPr>
                <w:rFonts w:eastAsia="Times New Roman"/>
                <w:kern w:val="0"/>
                <w:lang w:eastAsia="en-IE"/>
                <w14:ligatures w14:val="none"/>
              </w:rPr>
              <w:t xml:space="preserve">t translations</w:t>
            </w:r>
            <w:r w:rsidRPr="0D58259F" w:rsidR="5B049FDA">
              <w:rPr>
                <w:rFonts w:eastAsia="Times New Roman"/>
                <w:kern w:val="0"/>
                <w:lang w:eastAsia="en-IE"/>
                <w14:ligatures w14:val="none"/>
              </w:rPr>
              <w:t xml:space="preserve">,</w:t>
            </w:r>
            <w:r w:rsidRPr="3FB934D5" w:rsidR="3FB934D5">
              <w:rPr>
                <w:rFonts w:eastAsia="Times New Roman"/>
                <w:lang w:eastAsia="en-IE"/>
              </w:rPr>
              <w:t xml:space="preserve"> show access-lists, show ip crypto sa </w:t>
            </w:r>
          </w:p>
          <w:p w:rsidR="00DC73FB" w:rsidP="00A97A60" w:rsidRDefault="00DC73FB" w14:paraId="051C819C" w14:textId="4144CB4A">
            <w:pPr>
              <w:numPr>
                <w:ilvl w:val="0"/>
                <w:numId w:val="1"/>
              </w:numPr>
              <w:spacing w:after="0" w:line="240" w:lineRule="auto"/>
              <w:textAlignment w:val="baseline"/>
              <w:rPr>
                <w:rFonts w:eastAsia="Times New Roman" w:cstheme="minorHAnsi"/>
                <w:color w:val="000000"/>
                <w:kern w:val="0"/>
                <w:lang w:eastAsia="en-IE"/>
                <w14:ligatures w14:val="none"/>
              </w:rPr>
            </w:pPr>
            <w:r>
              <w:rPr>
                <w:rFonts w:eastAsia="Times New Roman" w:cstheme="minorHAnsi"/>
                <w:color w:val="000000"/>
                <w:kern w:val="0"/>
                <w:lang w:eastAsia="en-IE"/>
                <w14:ligatures w14:val="none"/>
              </w:rPr>
              <w:t>This is the print version of the project brief</w:t>
            </w:r>
            <w:r w:rsidR="00D0021F">
              <w:rPr>
                <w:rFonts w:eastAsia="Times New Roman" w:cstheme="minorHAnsi"/>
                <w:color w:val="000000"/>
                <w:kern w:val="0"/>
                <w:lang w:eastAsia="en-IE"/>
                <w14:ligatures w14:val="none"/>
              </w:rPr>
              <w:t xml:space="preserve">, please check Blackboard for digital copy as other helpful items may be added on this </w:t>
            </w:r>
            <w:r w:rsidR="005A70E7">
              <w:rPr>
                <w:rFonts w:eastAsia="Times New Roman" w:cstheme="minorHAnsi"/>
                <w:color w:val="000000"/>
                <w:kern w:val="0"/>
                <w:lang w:eastAsia="en-IE"/>
                <w14:ligatures w14:val="none"/>
              </w:rPr>
              <w:t xml:space="preserve">digital </w:t>
            </w:r>
            <w:r w:rsidR="00D0021F">
              <w:rPr>
                <w:rFonts w:eastAsia="Times New Roman" w:cstheme="minorHAnsi"/>
                <w:color w:val="000000"/>
                <w:kern w:val="0"/>
                <w:lang w:eastAsia="en-IE"/>
                <w14:ligatures w14:val="none"/>
              </w:rPr>
              <w:t>copy as the semester progresses</w:t>
            </w:r>
            <w:r>
              <w:rPr>
                <w:rFonts w:eastAsia="Times New Roman" w:cstheme="minorHAnsi"/>
                <w:color w:val="000000"/>
                <w:kern w:val="0"/>
                <w:lang w:eastAsia="en-IE"/>
                <w14:ligatures w14:val="none"/>
              </w:rPr>
              <w:t xml:space="preserve">. </w:t>
            </w:r>
          </w:p>
          <w:p w:rsidRPr="0012563A" w:rsidR="005A70E7" w:rsidP="005E10CD" w:rsidRDefault="005A70E7" w14:paraId="008D861C" w14:textId="746A2266">
            <w:pPr>
              <w:spacing w:after="0" w:line="240" w:lineRule="auto"/>
              <w:ind w:left="360"/>
              <w:textAlignment w:val="baseline"/>
              <w:rPr>
                <w:rFonts w:eastAsia="Times New Roman" w:cstheme="minorHAnsi"/>
                <w:color w:val="000000"/>
                <w:kern w:val="0"/>
                <w:lang w:eastAsia="en-IE"/>
                <w14:ligatures w14:val="none"/>
              </w:rPr>
            </w:pPr>
          </w:p>
        </w:tc>
      </w:tr>
    </w:tbl>
    <w:p w:rsidRPr="0012563A" w:rsidR="00764FB5" w:rsidRDefault="00764FB5" w14:paraId="321F5A2F" w14:textId="38953A25">
      <w:pPr>
        <w:rPr>
          <w:rFonts w:cstheme="minorHAnsi"/>
        </w:rPr>
      </w:pPr>
    </w:p>
    <w:p w:rsidR="009A77F6" w:rsidRDefault="009A77F6" w14:paraId="4FE466A5" w14:textId="1A027E85">
      <w:pPr>
        <w:rPr>
          <w:rFonts w:cstheme="minorHAnsi"/>
        </w:rPr>
      </w:pPr>
    </w:p>
    <w:p w:rsidR="00D0021F" w:rsidRDefault="00D0021F" w14:paraId="6CBC7055" w14:textId="142E59AE">
      <w:pPr>
        <w:rPr>
          <w:rFonts w:cstheme="minorHAnsi"/>
        </w:rPr>
      </w:pPr>
    </w:p>
    <w:p w:rsidRPr="00D0021F" w:rsidR="0012563A" w:rsidP="3C20EEEB" w:rsidRDefault="009A77F6" w14:paraId="19981591" w14:textId="6E837594">
      <w:pPr>
        <w:spacing w:before="0" w:beforeAutospacing="off" w:after="160" w:afterAutospacing="off" w:line="257" w:lineRule="auto"/>
        <w:rPr>
          <w:rFonts w:ascii="Aptos" w:hAnsi="Aptos" w:eastAsia="Aptos" w:cs="Aptos"/>
          <w:b w:val="1"/>
          <w:bCs w:val="1"/>
          <w:noProof w:val="0"/>
          <w:sz w:val="22"/>
          <w:szCs w:val="22"/>
          <w:lang w:val="en-IE"/>
        </w:rPr>
      </w:pPr>
      <w:r w:rsidRPr="3C20EEEB" w:rsidR="52A3663A">
        <w:rPr>
          <w:rFonts w:ascii="Aptos" w:hAnsi="Aptos" w:eastAsia="Aptos" w:cs="Aptos"/>
          <w:b w:val="1"/>
          <w:bCs w:val="1"/>
          <w:noProof w:val="0"/>
          <w:sz w:val="22"/>
          <w:szCs w:val="22"/>
          <w:lang w:val="en-IE"/>
        </w:rPr>
        <w:t>Scenario: Integration of Network Infrastructure at the National Children’s Hospital (NCH)</w:t>
      </w:r>
    </w:p>
    <w:p w:rsidRPr="00D0021F" w:rsidR="0012563A" w:rsidP="3C20EEEB" w:rsidRDefault="009A77F6" w14:paraId="2F02FBC2" w14:textId="533C3654">
      <w:pPr>
        <w:spacing w:before="0" w:beforeAutospacing="off" w:after="160" w:afterAutospacing="off" w:line="257" w:lineRule="auto"/>
      </w:pPr>
      <w:r w:rsidRPr="3C20EEEB" w:rsidR="52A3663A">
        <w:rPr>
          <w:rFonts w:ascii="Aptos" w:hAnsi="Aptos" w:eastAsia="Aptos" w:cs="Aptos"/>
          <w:noProof w:val="0"/>
          <w:sz w:val="22"/>
          <w:szCs w:val="22"/>
          <w:lang w:val="en-IE"/>
        </w:rPr>
        <w:t xml:space="preserve">The </w:t>
      </w:r>
      <w:r w:rsidRPr="3C20EEEB" w:rsidR="52A3663A">
        <w:rPr>
          <w:rFonts w:ascii="Aptos" w:hAnsi="Aptos" w:eastAsia="Aptos" w:cs="Aptos"/>
          <w:b w:val="1"/>
          <w:bCs w:val="1"/>
          <w:noProof w:val="0"/>
          <w:sz w:val="22"/>
          <w:szCs w:val="22"/>
          <w:lang w:val="en-IE"/>
        </w:rPr>
        <w:t>National Children’s Hospital (NCH)</w:t>
      </w:r>
      <w:r w:rsidRPr="3C20EEEB" w:rsidR="52A3663A">
        <w:rPr>
          <w:rFonts w:ascii="Aptos" w:hAnsi="Aptos" w:eastAsia="Aptos" w:cs="Aptos"/>
          <w:noProof w:val="0"/>
          <w:sz w:val="22"/>
          <w:szCs w:val="22"/>
          <w:lang w:val="en-IE"/>
        </w:rPr>
        <w:t xml:space="preserve"> is nearing completion and will become the largest healthcare facility for children in Ireland. It is being developed by integrating several existing paediatric services currently spread across Dublin — including </w:t>
      </w:r>
      <w:r w:rsidRPr="3C20EEEB" w:rsidR="52A3663A">
        <w:rPr>
          <w:rFonts w:ascii="Aptos" w:hAnsi="Aptos" w:eastAsia="Aptos" w:cs="Aptos"/>
          <w:b w:val="1"/>
          <w:bCs w:val="1"/>
          <w:noProof w:val="0"/>
          <w:sz w:val="22"/>
          <w:szCs w:val="22"/>
          <w:lang w:val="en-IE"/>
        </w:rPr>
        <w:t>Our Lady’s Children’s Hospital, Crumlin</w:t>
      </w:r>
      <w:r w:rsidRPr="3C20EEEB" w:rsidR="52A3663A">
        <w:rPr>
          <w:rFonts w:ascii="Aptos" w:hAnsi="Aptos" w:eastAsia="Aptos" w:cs="Aptos"/>
          <w:noProof w:val="0"/>
          <w:sz w:val="22"/>
          <w:szCs w:val="22"/>
          <w:lang w:val="en-IE"/>
        </w:rPr>
        <w:t xml:space="preserve">, </w:t>
      </w:r>
      <w:r w:rsidRPr="3C20EEEB" w:rsidR="52A3663A">
        <w:rPr>
          <w:rFonts w:ascii="Aptos" w:hAnsi="Aptos" w:eastAsia="Aptos" w:cs="Aptos"/>
          <w:b w:val="1"/>
          <w:bCs w:val="1"/>
          <w:noProof w:val="0"/>
          <w:sz w:val="22"/>
          <w:szCs w:val="22"/>
          <w:lang w:val="en-IE"/>
        </w:rPr>
        <w:t>Temple Street Children’s University Hospital</w:t>
      </w:r>
      <w:r w:rsidRPr="3C20EEEB" w:rsidR="52A3663A">
        <w:rPr>
          <w:rFonts w:ascii="Aptos" w:hAnsi="Aptos" w:eastAsia="Aptos" w:cs="Aptos"/>
          <w:noProof w:val="0"/>
          <w:sz w:val="22"/>
          <w:szCs w:val="22"/>
          <w:lang w:val="en-IE"/>
        </w:rPr>
        <w:t xml:space="preserve">, and the </w:t>
      </w:r>
      <w:r w:rsidRPr="3C20EEEB" w:rsidR="52A3663A">
        <w:rPr>
          <w:rFonts w:ascii="Aptos" w:hAnsi="Aptos" w:eastAsia="Aptos" w:cs="Aptos"/>
          <w:b w:val="1"/>
          <w:bCs w:val="1"/>
          <w:noProof w:val="0"/>
          <w:sz w:val="22"/>
          <w:szCs w:val="22"/>
          <w:lang w:val="en-IE"/>
        </w:rPr>
        <w:t>National Children's Hospital at Tallaght University Hospital</w:t>
      </w:r>
      <w:r w:rsidRPr="3C20EEEB" w:rsidR="52A3663A">
        <w:rPr>
          <w:rFonts w:ascii="Aptos" w:hAnsi="Aptos" w:eastAsia="Aptos" w:cs="Aptos"/>
          <w:noProof w:val="0"/>
          <w:sz w:val="22"/>
          <w:szCs w:val="22"/>
          <w:lang w:val="en-IE"/>
        </w:rPr>
        <w:t xml:space="preserve"> — into one state-of-the-art facility.</w:t>
      </w:r>
    </w:p>
    <w:p w:rsidRPr="00D0021F" w:rsidR="0012563A" w:rsidP="3C20EEEB" w:rsidRDefault="009A77F6" w14:paraId="298640AC" w14:textId="3F32A423">
      <w:pPr>
        <w:spacing w:before="0" w:beforeAutospacing="off" w:after="160" w:afterAutospacing="off" w:line="257" w:lineRule="auto"/>
      </w:pPr>
      <w:r w:rsidRPr="3C20EEEB" w:rsidR="52A3663A">
        <w:rPr>
          <w:rFonts w:ascii="Aptos" w:hAnsi="Aptos" w:eastAsia="Aptos" w:cs="Aptos"/>
          <w:noProof w:val="0"/>
          <w:sz w:val="22"/>
          <w:szCs w:val="22"/>
          <w:lang w:val="en-IE"/>
        </w:rPr>
        <w:t>The hospital will operate across several departments, satellite clinics, and support facilities. The integration of IT infrastructure across all current and future locations has been approved for the 2026 period.</w:t>
      </w:r>
    </w:p>
    <w:p w:rsidRPr="00D0021F" w:rsidR="0012563A" w:rsidP="3C20EEEB" w:rsidRDefault="009A77F6" w14:paraId="7ADABF78" w14:textId="28590EB6">
      <w:pPr>
        <w:spacing w:before="0" w:beforeAutospacing="off" w:after="160" w:afterAutospacing="off" w:line="257" w:lineRule="auto"/>
      </w:pPr>
      <w:r w:rsidRPr="3C20EEEB" w:rsidR="52A3663A">
        <w:rPr>
          <w:rFonts w:ascii="Aptos" w:hAnsi="Aptos" w:eastAsia="Aptos" w:cs="Aptos"/>
          <w:noProof w:val="0"/>
          <w:sz w:val="22"/>
          <w:szCs w:val="22"/>
          <w:lang w:val="en-IE"/>
        </w:rPr>
        <w:t xml:space="preserve">The approximate staff numbers and functions at each of the existing and future sites are detailed in </w:t>
      </w:r>
      <w:r w:rsidRPr="3C20EEEB" w:rsidR="52A3663A">
        <w:rPr>
          <w:rFonts w:ascii="Aptos" w:hAnsi="Aptos" w:eastAsia="Aptos" w:cs="Aptos"/>
          <w:b w:val="1"/>
          <w:bCs w:val="1"/>
          <w:noProof w:val="0"/>
          <w:sz w:val="22"/>
          <w:szCs w:val="22"/>
          <w:lang w:val="en-IE"/>
        </w:rPr>
        <w:t>Table 1</w:t>
      </w:r>
      <w:r w:rsidRPr="3C20EEEB" w:rsidR="52A3663A">
        <w:rPr>
          <w:rFonts w:ascii="Aptos" w:hAnsi="Aptos" w:eastAsia="Aptos" w:cs="Aptos"/>
          <w:noProof w:val="0"/>
          <w:sz w:val="22"/>
          <w:szCs w:val="22"/>
          <w:lang w:val="en-IE"/>
        </w:rPr>
        <w:t xml:space="preserve"> below:</w:t>
      </w:r>
    </w:p>
    <w:p w:rsidRPr="00D0021F" w:rsidR="0012563A" w:rsidP="3C20EEEB" w:rsidRDefault="009A77F6" w14:paraId="1D499FF5" w14:textId="79EAFC9A">
      <w:pPr>
        <w:spacing w:before="0" w:beforeAutospacing="off" w:after="160" w:afterAutospacing="off" w:line="257" w:lineRule="auto"/>
        <w:jc w:val="center"/>
      </w:pPr>
    </w:p>
    <w:p w:rsidRPr="00D0021F" w:rsidR="0012563A" w:rsidP="3C20EEEB" w:rsidRDefault="009A77F6" w14:paraId="67E68AC5" w14:textId="6C176345">
      <w:pPr>
        <w:spacing w:before="0" w:beforeAutospacing="off" w:after="160" w:afterAutospacing="off" w:line="257" w:lineRule="auto"/>
      </w:pPr>
      <w:r w:rsidRPr="3C20EEEB" w:rsidR="52A3663A">
        <w:rPr>
          <w:rFonts w:ascii="Aptos" w:hAnsi="Aptos" w:eastAsia="Aptos" w:cs="Aptos"/>
          <w:b w:val="1"/>
          <w:bCs w:val="1"/>
          <w:noProof w:val="0"/>
          <w:sz w:val="22"/>
          <w:szCs w:val="22"/>
          <w:lang w:val="en-IE"/>
        </w:rPr>
        <w:t>Table 1: Staff and Department Breakdown by Location</w:t>
      </w:r>
    </w:p>
    <w:tbl>
      <w:tblPr>
        <w:tblStyle w:val="TableNormal"/>
        <w:bidiVisual w:val="0"/>
        <w:tblW w:w="0" w:type="auto"/>
        <w:tblLayout w:type="fixed"/>
        <w:tblLook w:val="04A0" w:firstRow="1" w:lastRow="0" w:firstColumn="1" w:lastColumn="0" w:noHBand="0" w:noVBand="1"/>
      </w:tblPr>
      <w:tblGrid>
        <w:gridCol w:w="1743"/>
        <w:gridCol w:w="791"/>
        <w:gridCol w:w="6481"/>
      </w:tblGrid>
      <w:tr w:rsidR="3C20EEEB" w:rsidTr="3C20EEEB" w14:paraId="0AA12DD6">
        <w:trPr>
          <w:trHeight w:val="300"/>
        </w:trPr>
        <w:tc>
          <w:tcPr>
            <w:tcW w:w="1743" w:type="dxa"/>
            <w:tcMar>
              <w:top w:w="15" w:type="dxa"/>
              <w:left w:w="15" w:type="dxa"/>
              <w:bottom w:w="15" w:type="dxa"/>
              <w:right w:w="15" w:type="dxa"/>
            </w:tcMar>
            <w:vAlign w:val="center"/>
          </w:tcPr>
          <w:p w:rsidR="3C20EEEB" w:rsidP="3C20EEEB" w:rsidRDefault="3C20EEEB" w14:paraId="1183F2CF" w14:textId="2CC6A6BF">
            <w:pPr>
              <w:spacing w:before="0" w:beforeAutospacing="off" w:after="160" w:afterAutospacing="off" w:line="257" w:lineRule="auto"/>
            </w:pPr>
            <w:r w:rsidRPr="3C20EEEB" w:rsidR="3C20EEEB">
              <w:rPr>
                <w:rFonts w:ascii="Aptos" w:hAnsi="Aptos" w:eastAsia="Aptos" w:cs="Aptos"/>
                <w:b w:val="1"/>
                <w:bCs w:val="1"/>
                <w:sz w:val="22"/>
                <w:szCs w:val="22"/>
              </w:rPr>
              <w:t>Location</w:t>
            </w:r>
          </w:p>
        </w:tc>
        <w:tc>
          <w:tcPr>
            <w:tcW w:w="791" w:type="dxa"/>
            <w:tcMar>
              <w:top w:w="15" w:type="dxa"/>
              <w:left w:w="15" w:type="dxa"/>
              <w:bottom w:w="15" w:type="dxa"/>
              <w:right w:w="15" w:type="dxa"/>
            </w:tcMar>
            <w:vAlign w:val="center"/>
          </w:tcPr>
          <w:p w:rsidR="3C20EEEB" w:rsidP="3C20EEEB" w:rsidRDefault="3C20EEEB" w14:paraId="3523D722" w14:textId="22260109">
            <w:pPr>
              <w:spacing w:before="0" w:beforeAutospacing="off" w:after="160" w:afterAutospacing="off" w:line="257" w:lineRule="auto"/>
            </w:pPr>
            <w:r w:rsidRPr="3C20EEEB" w:rsidR="3C20EEEB">
              <w:rPr>
                <w:rFonts w:ascii="Aptos" w:hAnsi="Aptos" w:eastAsia="Aptos" w:cs="Aptos"/>
                <w:b w:val="1"/>
                <w:bCs w:val="1"/>
                <w:sz w:val="22"/>
                <w:szCs w:val="22"/>
              </w:rPr>
              <w:t>Total Staff (Approx)</w:t>
            </w:r>
          </w:p>
        </w:tc>
        <w:tc>
          <w:tcPr>
            <w:tcW w:w="6481" w:type="dxa"/>
            <w:tcMar>
              <w:top w:w="15" w:type="dxa"/>
              <w:left w:w="15" w:type="dxa"/>
              <w:bottom w:w="15" w:type="dxa"/>
              <w:right w:w="15" w:type="dxa"/>
            </w:tcMar>
            <w:vAlign w:val="center"/>
          </w:tcPr>
          <w:p w:rsidR="3C20EEEB" w:rsidP="3C20EEEB" w:rsidRDefault="3C20EEEB" w14:paraId="089DCF8A" w14:textId="620870E3">
            <w:pPr>
              <w:spacing w:before="0" w:beforeAutospacing="off" w:after="160" w:afterAutospacing="off" w:line="257" w:lineRule="auto"/>
            </w:pPr>
            <w:r w:rsidRPr="3C20EEEB" w:rsidR="3C20EEEB">
              <w:rPr>
                <w:rFonts w:ascii="Aptos" w:hAnsi="Aptos" w:eastAsia="Aptos" w:cs="Aptos"/>
                <w:b w:val="1"/>
                <w:bCs w:val="1"/>
                <w:sz w:val="22"/>
                <w:szCs w:val="22"/>
              </w:rPr>
              <w:t>Departmental Breakdown</w:t>
            </w:r>
          </w:p>
        </w:tc>
      </w:tr>
      <w:tr w:rsidR="3C20EEEB" w:rsidTr="3C20EEEB" w14:paraId="2597AE86">
        <w:trPr>
          <w:trHeight w:val="300"/>
        </w:trPr>
        <w:tc>
          <w:tcPr>
            <w:tcW w:w="1743" w:type="dxa"/>
            <w:tcMar>
              <w:top w:w="15" w:type="dxa"/>
              <w:left w:w="15" w:type="dxa"/>
              <w:bottom w:w="15" w:type="dxa"/>
              <w:right w:w="15" w:type="dxa"/>
            </w:tcMar>
            <w:vAlign w:val="center"/>
          </w:tcPr>
          <w:p w:rsidR="3C20EEEB" w:rsidP="3C20EEEB" w:rsidRDefault="3C20EEEB" w14:paraId="4B303D99" w14:textId="37272694">
            <w:pPr>
              <w:spacing w:before="0" w:beforeAutospacing="off" w:after="160" w:afterAutospacing="off" w:line="257" w:lineRule="auto"/>
            </w:pPr>
            <w:r w:rsidRPr="3C20EEEB" w:rsidR="3C20EEEB">
              <w:rPr>
                <w:rFonts w:ascii="Aptos" w:hAnsi="Aptos" w:eastAsia="Aptos" w:cs="Aptos"/>
                <w:b w:val="1"/>
                <w:bCs w:val="1"/>
                <w:sz w:val="22"/>
                <w:szCs w:val="22"/>
              </w:rPr>
              <w:t>St. James's Campus (Main Hospital)</w:t>
            </w:r>
          </w:p>
        </w:tc>
        <w:tc>
          <w:tcPr>
            <w:tcW w:w="791" w:type="dxa"/>
            <w:tcMar>
              <w:top w:w="15" w:type="dxa"/>
              <w:left w:w="15" w:type="dxa"/>
              <w:bottom w:w="15" w:type="dxa"/>
              <w:right w:w="15" w:type="dxa"/>
            </w:tcMar>
            <w:vAlign w:val="center"/>
          </w:tcPr>
          <w:p w:rsidR="3C20EEEB" w:rsidP="3C20EEEB" w:rsidRDefault="3C20EEEB" w14:paraId="60B30646" w14:textId="0524E4CE">
            <w:pPr>
              <w:spacing w:before="0" w:beforeAutospacing="off" w:after="160" w:afterAutospacing="off" w:line="257" w:lineRule="auto"/>
            </w:pPr>
            <w:r w:rsidRPr="3C20EEEB" w:rsidR="3C20EEEB">
              <w:rPr>
                <w:rFonts w:ascii="Aptos" w:hAnsi="Aptos" w:eastAsia="Aptos" w:cs="Aptos"/>
                <w:sz w:val="22"/>
                <w:szCs w:val="22"/>
              </w:rPr>
              <w:t>1,200</w:t>
            </w:r>
          </w:p>
        </w:tc>
        <w:tc>
          <w:tcPr>
            <w:tcW w:w="6481" w:type="dxa"/>
            <w:tcMar>
              <w:top w:w="15" w:type="dxa"/>
              <w:left w:w="15" w:type="dxa"/>
              <w:bottom w:w="15" w:type="dxa"/>
              <w:right w:w="15" w:type="dxa"/>
            </w:tcMar>
            <w:vAlign w:val="center"/>
          </w:tcPr>
          <w:p w:rsidR="3C20EEEB" w:rsidP="3C20EEEB" w:rsidRDefault="3C20EEEB" w14:paraId="22B47BBC" w14:textId="411B7085">
            <w:pPr>
              <w:spacing w:before="0" w:beforeAutospacing="off" w:after="160" w:afterAutospacing="off" w:line="257" w:lineRule="auto"/>
            </w:pPr>
            <w:r w:rsidRPr="3C20EEEB" w:rsidR="3C20EEEB">
              <w:rPr>
                <w:rFonts w:ascii="Aptos" w:hAnsi="Aptos" w:eastAsia="Aptos" w:cs="Aptos"/>
                <w:sz w:val="22"/>
                <w:szCs w:val="22"/>
              </w:rPr>
              <w:t>15 Senior Management, 25 HR, 300 Admin, 30 IT, 500 Medical &amp; Nursing Staff, 100 Allied Health Professionals, 50 Research Staff, 20 Device Management Addresses, 160 Other</w:t>
            </w:r>
          </w:p>
        </w:tc>
      </w:tr>
      <w:tr w:rsidR="3C20EEEB" w:rsidTr="3C20EEEB" w14:paraId="491834CC">
        <w:trPr>
          <w:trHeight w:val="300"/>
        </w:trPr>
        <w:tc>
          <w:tcPr>
            <w:tcW w:w="1743" w:type="dxa"/>
            <w:tcMar>
              <w:top w:w="15" w:type="dxa"/>
              <w:left w:w="15" w:type="dxa"/>
              <w:bottom w:w="15" w:type="dxa"/>
              <w:right w:w="15" w:type="dxa"/>
            </w:tcMar>
            <w:vAlign w:val="center"/>
          </w:tcPr>
          <w:p w:rsidR="3C20EEEB" w:rsidP="3C20EEEB" w:rsidRDefault="3C20EEEB" w14:paraId="13AA6DE8" w14:textId="10789619">
            <w:pPr>
              <w:spacing w:before="0" w:beforeAutospacing="off" w:after="160" w:afterAutospacing="off" w:line="257" w:lineRule="auto"/>
            </w:pPr>
            <w:r w:rsidRPr="3C20EEEB" w:rsidR="3C20EEEB">
              <w:rPr>
                <w:rFonts w:ascii="Aptos" w:hAnsi="Aptos" w:eastAsia="Aptos" w:cs="Aptos"/>
                <w:b w:val="1"/>
                <w:bCs w:val="1"/>
                <w:sz w:val="22"/>
                <w:szCs w:val="22"/>
              </w:rPr>
              <w:t>Crumlin (Legacy Site)</w:t>
            </w:r>
          </w:p>
        </w:tc>
        <w:tc>
          <w:tcPr>
            <w:tcW w:w="791" w:type="dxa"/>
            <w:tcMar>
              <w:top w:w="15" w:type="dxa"/>
              <w:left w:w="15" w:type="dxa"/>
              <w:bottom w:w="15" w:type="dxa"/>
              <w:right w:w="15" w:type="dxa"/>
            </w:tcMar>
            <w:vAlign w:val="center"/>
          </w:tcPr>
          <w:p w:rsidR="3C20EEEB" w:rsidP="3C20EEEB" w:rsidRDefault="3C20EEEB" w14:paraId="1FC411B2" w14:textId="437C72C0">
            <w:pPr>
              <w:spacing w:before="0" w:beforeAutospacing="off" w:after="160" w:afterAutospacing="off" w:line="257" w:lineRule="auto"/>
            </w:pPr>
            <w:r w:rsidRPr="3C20EEEB" w:rsidR="3C20EEEB">
              <w:rPr>
                <w:rFonts w:ascii="Aptos" w:hAnsi="Aptos" w:eastAsia="Aptos" w:cs="Aptos"/>
                <w:sz w:val="22"/>
                <w:szCs w:val="22"/>
              </w:rPr>
              <w:t>610</w:t>
            </w:r>
          </w:p>
        </w:tc>
        <w:tc>
          <w:tcPr>
            <w:tcW w:w="6481" w:type="dxa"/>
            <w:tcMar>
              <w:top w:w="15" w:type="dxa"/>
              <w:left w:w="15" w:type="dxa"/>
              <w:bottom w:w="15" w:type="dxa"/>
              <w:right w:w="15" w:type="dxa"/>
            </w:tcMar>
            <w:vAlign w:val="center"/>
          </w:tcPr>
          <w:p w:rsidR="3C20EEEB" w:rsidP="3C20EEEB" w:rsidRDefault="3C20EEEB" w14:paraId="395625CA" w14:textId="0260117E">
            <w:pPr>
              <w:spacing w:before="0" w:beforeAutospacing="off" w:after="160" w:afterAutospacing="off" w:line="257" w:lineRule="auto"/>
            </w:pPr>
            <w:r w:rsidRPr="3C20EEEB" w:rsidR="3C20EEEB">
              <w:rPr>
                <w:rFonts w:ascii="Aptos" w:hAnsi="Aptos" w:eastAsia="Aptos" w:cs="Aptos"/>
                <w:sz w:val="22"/>
                <w:szCs w:val="22"/>
              </w:rPr>
              <w:t>10 Senior Management, 15 HR, 200 Admin, 20 IT, 300 Medical &amp; Nursing, 50 Other, 15 Device Management Addresses</w:t>
            </w:r>
          </w:p>
        </w:tc>
      </w:tr>
      <w:tr w:rsidR="3C20EEEB" w:rsidTr="3C20EEEB" w14:paraId="7F067E27">
        <w:trPr>
          <w:trHeight w:val="300"/>
        </w:trPr>
        <w:tc>
          <w:tcPr>
            <w:tcW w:w="1743" w:type="dxa"/>
            <w:tcMar>
              <w:top w:w="15" w:type="dxa"/>
              <w:left w:w="15" w:type="dxa"/>
              <w:bottom w:w="15" w:type="dxa"/>
              <w:right w:w="15" w:type="dxa"/>
            </w:tcMar>
            <w:vAlign w:val="center"/>
          </w:tcPr>
          <w:p w:rsidR="3C20EEEB" w:rsidP="3C20EEEB" w:rsidRDefault="3C20EEEB" w14:paraId="02B2C154" w14:textId="575F9AF8">
            <w:pPr>
              <w:spacing w:before="0" w:beforeAutospacing="off" w:after="160" w:afterAutospacing="off" w:line="257" w:lineRule="auto"/>
            </w:pPr>
            <w:r w:rsidRPr="3C20EEEB" w:rsidR="3C20EEEB">
              <w:rPr>
                <w:rFonts w:ascii="Aptos" w:hAnsi="Aptos" w:eastAsia="Aptos" w:cs="Aptos"/>
                <w:b w:val="1"/>
                <w:bCs w:val="1"/>
                <w:sz w:val="22"/>
                <w:szCs w:val="22"/>
              </w:rPr>
              <w:t>Temple Street (Legacy Site)</w:t>
            </w:r>
          </w:p>
        </w:tc>
        <w:tc>
          <w:tcPr>
            <w:tcW w:w="791" w:type="dxa"/>
            <w:tcMar>
              <w:top w:w="15" w:type="dxa"/>
              <w:left w:w="15" w:type="dxa"/>
              <w:bottom w:w="15" w:type="dxa"/>
              <w:right w:w="15" w:type="dxa"/>
            </w:tcMar>
            <w:vAlign w:val="center"/>
          </w:tcPr>
          <w:p w:rsidR="3C20EEEB" w:rsidP="3C20EEEB" w:rsidRDefault="3C20EEEB" w14:paraId="43277783" w14:textId="27A9C567">
            <w:pPr>
              <w:spacing w:before="0" w:beforeAutospacing="off" w:after="160" w:afterAutospacing="off" w:line="257" w:lineRule="auto"/>
            </w:pPr>
            <w:r w:rsidRPr="3C20EEEB" w:rsidR="3C20EEEB">
              <w:rPr>
                <w:rFonts w:ascii="Aptos" w:hAnsi="Aptos" w:eastAsia="Aptos" w:cs="Aptos"/>
                <w:sz w:val="22"/>
                <w:szCs w:val="22"/>
              </w:rPr>
              <w:t>550</w:t>
            </w:r>
          </w:p>
        </w:tc>
        <w:tc>
          <w:tcPr>
            <w:tcW w:w="6481" w:type="dxa"/>
            <w:tcMar>
              <w:top w:w="15" w:type="dxa"/>
              <w:left w:w="15" w:type="dxa"/>
              <w:bottom w:w="15" w:type="dxa"/>
              <w:right w:w="15" w:type="dxa"/>
            </w:tcMar>
            <w:vAlign w:val="center"/>
          </w:tcPr>
          <w:p w:rsidR="3C20EEEB" w:rsidP="3C20EEEB" w:rsidRDefault="3C20EEEB" w14:paraId="03558E83" w14:textId="49859B9B">
            <w:pPr>
              <w:spacing w:before="0" w:beforeAutospacing="off" w:after="160" w:afterAutospacing="off" w:line="257" w:lineRule="auto"/>
            </w:pPr>
            <w:r w:rsidRPr="3C20EEEB" w:rsidR="3C20EEEB">
              <w:rPr>
                <w:rFonts w:ascii="Aptos" w:hAnsi="Aptos" w:eastAsia="Aptos" w:cs="Aptos"/>
                <w:sz w:val="22"/>
                <w:szCs w:val="22"/>
              </w:rPr>
              <w:t>10 Senior Management, 10 HR, 150 Admin, 15 IT, 300 Medical &amp; Nursing, 50 Other, 15 Device Management Addresses</w:t>
            </w:r>
          </w:p>
        </w:tc>
      </w:tr>
      <w:tr w:rsidR="3C20EEEB" w:rsidTr="3C20EEEB" w14:paraId="479452E3">
        <w:trPr>
          <w:trHeight w:val="300"/>
        </w:trPr>
        <w:tc>
          <w:tcPr>
            <w:tcW w:w="1743" w:type="dxa"/>
            <w:tcMar>
              <w:top w:w="15" w:type="dxa"/>
              <w:left w:w="15" w:type="dxa"/>
              <w:bottom w:w="15" w:type="dxa"/>
              <w:right w:w="15" w:type="dxa"/>
            </w:tcMar>
            <w:vAlign w:val="center"/>
          </w:tcPr>
          <w:p w:rsidR="3C20EEEB" w:rsidP="3C20EEEB" w:rsidRDefault="3C20EEEB" w14:paraId="4E34A19C" w14:textId="6E19B113">
            <w:pPr>
              <w:spacing w:before="0" w:beforeAutospacing="off" w:after="160" w:afterAutospacing="off" w:line="257" w:lineRule="auto"/>
            </w:pPr>
            <w:r w:rsidRPr="3C20EEEB" w:rsidR="3C20EEEB">
              <w:rPr>
                <w:rFonts w:ascii="Aptos" w:hAnsi="Aptos" w:eastAsia="Aptos" w:cs="Aptos"/>
                <w:b w:val="1"/>
                <w:bCs w:val="1"/>
                <w:sz w:val="22"/>
                <w:szCs w:val="22"/>
              </w:rPr>
              <w:t>Tallaght (Legacy Site)</w:t>
            </w:r>
          </w:p>
        </w:tc>
        <w:tc>
          <w:tcPr>
            <w:tcW w:w="791" w:type="dxa"/>
            <w:tcMar>
              <w:top w:w="15" w:type="dxa"/>
              <w:left w:w="15" w:type="dxa"/>
              <w:bottom w:w="15" w:type="dxa"/>
              <w:right w:w="15" w:type="dxa"/>
            </w:tcMar>
            <w:vAlign w:val="center"/>
          </w:tcPr>
          <w:p w:rsidR="3C20EEEB" w:rsidP="3C20EEEB" w:rsidRDefault="3C20EEEB" w14:paraId="230B50F8" w14:textId="11D9FDAF">
            <w:pPr>
              <w:spacing w:before="0" w:beforeAutospacing="off" w:after="160" w:afterAutospacing="off" w:line="257" w:lineRule="auto"/>
            </w:pPr>
            <w:r w:rsidRPr="3C20EEEB" w:rsidR="3C20EEEB">
              <w:rPr>
                <w:rFonts w:ascii="Aptos" w:hAnsi="Aptos" w:eastAsia="Aptos" w:cs="Aptos"/>
                <w:sz w:val="22"/>
                <w:szCs w:val="22"/>
              </w:rPr>
              <w:t>400</w:t>
            </w:r>
          </w:p>
        </w:tc>
        <w:tc>
          <w:tcPr>
            <w:tcW w:w="6481" w:type="dxa"/>
            <w:tcMar>
              <w:top w:w="15" w:type="dxa"/>
              <w:left w:w="15" w:type="dxa"/>
              <w:bottom w:w="15" w:type="dxa"/>
              <w:right w:w="15" w:type="dxa"/>
            </w:tcMar>
            <w:vAlign w:val="center"/>
          </w:tcPr>
          <w:p w:rsidR="3C20EEEB" w:rsidP="3C20EEEB" w:rsidRDefault="3C20EEEB" w14:paraId="072A0EC2" w14:textId="4EA363E7">
            <w:pPr>
              <w:spacing w:before="0" w:beforeAutospacing="off" w:after="160" w:afterAutospacing="off" w:line="257" w:lineRule="auto"/>
            </w:pPr>
            <w:r w:rsidRPr="3C20EEEB" w:rsidR="3C20EEEB">
              <w:rPr>
                <w:rFonts w:ascii="Aptos" w:hAnsi="Aptos" w:eastAsia="Aptos" w:cs="Aptos"/>
                <w:sz w:val="22"/>
                <w:szCs w:val="22"/>
              </w:rPr>
              <w:t>8 Senior Management, 10 HR, 120 Admin, 10 IT, 200 Medical &amp; Nursing, 30 Other, 10 Device Management Addresses</w:t>
            </w:r>
          </w:p>
        </w:tc>
      </w:tr>
      <w:tr w:rsidR="3C20EEEB" w:rsidTr="3C20EEEB" w14:paraId="57966CDE">
        <w:trPr>
          <w:trHeight w:val="300"/>
        </w:trPr>
        <w:tc>
          <w:tcPr>
            <w:tcW w:w="1743" w:type="dxa"/>
            <w:tcMar>
              <w:top w:w="15" w:type="dxa"/>
              <w:left w:w="15" w:type="dxa"/>
              <w:bottom w:w="15" w:type="dxa"/>
              <w:right w:w="15" w:type="dxa"/>
            </w:tcMar>
            <w:vAlign w:val="center"/>
          </w:tcPr>
          <w:p w:rsidR="3C20EEEB" w:rsidP="3C20EEEB" w:rsidRDefault="3C20EEEB" w14:paraId="32B1AD35" w14:textId="3B1E2319">
            <w:pPr>
              <w:spacing w:before="0" w:beforeAutospacing="off" w:after="160" w:afterAutospacing="off" w:line="257" w:lineRule="auto"/>
            </w:pPr>
            <w:r w:rsidRPr="3C20EEEB" w:rsidR="3C20EEEB">
              <w:rPr>
                <w:rFonts w:ascii="Aptos" w:hAnsi="Aptos" w:eastAsia="Aptos" w:cs="Aptos"/>
                <w:b w:val="1"/>
                <w:bCs w:val="1"/>
                <w:sz w:val="22"/>
                <w:szCs w:val="22"/>
              </w:rPr>
              <w:t>Connolly Hospital Outpatient Clinic (Future)</w:t>
            </w:r>
          </w:p>
        </w:tc>
        <w:tc>
          <w:tcPr>
            <w:tcW w:w="791" w:type="dxa"/>
            <w:tcMar>
              <w:top w:w="15" w:type="dxa"/>
              <w:left w:w="15" w:type="dxa"/>
              <w:bottom w:w="15" w:type="dxa"/>
              <w:right w:w="15" w:type="dxa"/>
            </w:tcMar>
            <w:vAlign w:val="center"/>
          </w:tcPr>
          <w:p w:rsidR="3C20EEEB" w:rsidP="3C20EEEB" w:rsidRDefault="3C20EEEB" w14:paraId="5EC5AAF6" w14:textId="2D2F14A8">
            <w:pPr>
              <w:spacing w:before="0" w:beforeAutospacing="off" w:after="160" w:afterAutospacing="off" w:line="257" w:lineRule="auto"/>
            </w:pPr>
            <w:r w:rsidRPr="3C20EEEB" w:rsidR="3C20EEEB">
              <w:rPr>
                <w:rFonts w:ascii="Aptos" w:hAnsi="Aptos" w:eastAsia="Aptos" w:cs="Aptos"/>
                <w:sz w:val="22"/>
                <w:szCs w:val="22"/>
              </w:rPr>
              <w:t>150</w:t>
            </w:r>
          </w:p>
        </w:tc>
        <w:tc>
          <w:tcPr>
            <w:tcW w:w="6481" w:type="dxa"/>
            <w:tcMar>
              <w:top w:w="15" w:type="dxa"/>
              <w:left w:w="15" w:type="dxa"/>
              <w:bottom w:w="15" w:type="dxa"/>
              <w:right w:w="15" w:type="dxa"/>
            </w:tcMar>
            <w:vAlign w:val="center"/>
          </w:tcPr>
          <w:p w:rsidR="3C20EEEB" w:rsidP="3C20EEEB" w:rsidRDefault="3C20EEEB" w14:paraId="44933982" w14:textId="49DFBC8C">
            <w:pPr>
              <w:spacing w:before="0" w:beforeAutospacing="off" w:after="160" w:afterAutospacing="off" w:line="257" w:lineRule="auto"/>
            </w:pPr>
            <w:r w:rsidRPr="3C20EEEB" w:rsidR="3C20EEEB">
              <w:rPr>
                <w:rFonts w:ascii="Aptos" w:hAnsi="Aptos" w:eastAsia="Aptos" w:cs="Aptos"/>
                <w:sz w:val="22"/>
                <w:szCs w:val="22"/>
              </w:rPr>
              <w:t>5 Senior Management, 5 HR, 30 Admin, 5 IT, 80 Medical &amp; Nursing, 15 Other, 10 Device Management Addresses</w:t>
            </w:r>
          </w:p>
        </w:tc>
      </w:tr>
      <w:tr w:rsidR="3C20EEEB" w:rsidTr="3C20EEEB" w14:paraId="58756E91">
        <w:trPr>
          <w:trHeight w:val="300"/>
        </w:trPr>
        <w:tc>
          <w:tcPr>
            <w:tcW w:w="1743" w:type="dxa"/>
            <w:tcMar>
              <w:top w:w="15" w:type="dxa"/>
              <w:left w:w="15" w:type="dxa"/>
              <w:bottom w:w="15" w:type="dxa"/>
              <w:right w:w="15" w:type="dxa"/>
            </w:tcMar>
            <w:vAlign w:val="center"/>
          </w:tcPr>
          <w:p w:rsidR="3C20EEEB" w:rsidP="3C20EEEB" w:rsidRDefault="3C20EEEB" w14:paraId="3DDF0C0A" w14:textId="60D57B46">
            <w:pPr>
              <w:spacing w:before="0" w:beforeAutospacing="off" w:after="160" w:afterAutospacing="off" w:line="257" w:lineRule="auto"/>
            </w:pPr>
            <w:r w:rsidRPr="3C20EEEB" w:rsidR="3C20EEEB">
              <w:rPr>
                <w:rFonts w:ascii="Aptos" w:hAnsi="Aptos" w:eastAsia="Aptos" w:cs="Aptos"/>
                <w:b w:val="1"/>
                <w:bCs w:val="1"/>
                <w:sz w:val="22"/>
                <w:szCs w:val="22"/>
              </w:rPr>
              <w:t>Digital Health &amp; Research Hub (Future)</w:t>
            </w:r>
          </w:p>
        </w:tc>
        <w:tc>
          <w:tcPr>
            <w:tcW w:w="791" w:type="dxa"/>
            <w:tcMar>
              <w:top w:w="15" w:type="dxa"/>
              <w:left w:w="15" w:type="dxa"/>
              <w:bottom w:w="15" w:type="dxa"/>
              <w:right w:w="15" w:type="dxa"/>
            </w:tcMar>
            <w:vAlign w:val="center"/>
          </w:tcPr>
          <w:p w:rsidR="3C20EEEB" w:rsidP="3C20EEEB" w:rsidRDefault="3C20EEEB" w14:paraId="14B2BE6A" w14:textId="554A5365">
            <w:pPr>
              <w:spacing w:before="0" w:beforeAutospacing="off" w:after="160" w:afterAutospacing="off" w:line="257" w:lineRule="auto"/>
            </w:pPr>
            <w:r w:rsidRPr="3C20EEEB" w:rsidR="3C20EEEB">
              <w:rPr>
                <w:rFonts w:ascii="Aptos" w:hAnsi="Aptos" w:eastAsia="Aptos" w:cs="Aptos"/>
                <w:sz w:val="22"/>
                <w:szCs w:val="22"/>
              </w:rPr>
              <w:t>120</w:t>
            </w:r>
          </w:p>
        </w:tc>
        <w:tc>
          <w:tcPr>
            <w:tcW w:w="6481" w:type="dxa"/>
            <w:tcMar>
              <w:top w:w="15" w:type="dxa"/>
              <w:left w:w="15" w:type="dxa"/>
              <w:bottom w:w="15" w:type="dxa"/>
              <w:right w:w="15" w:type="dxa"/>
            </w:tcMar>
            <w:vAlign w:val="center"/>
          </w:tcPr>
          <w:p w:rsidR="3C20EEEB" w:rsidP="3C20EEEB" w:rsidRDefault="3C20EEEB" w14:paraId="161A6B7D" w14:textId="58E606F8">
            <w:pPr>
              <w:spacing w:before="0" w:beforeAutospacing="off" w:after="160" w:afterAutospacing="off" w:line="257" w:lineRule="auto"/>
            </w:pPr>
            <w:r w:rsidRPr="3C20EEEB" w:rsidR="3C20EEEB">
              <w:rPr>
                <w:rFonts w:ascii="Aptos" w:hAnsi="Aptos" w:eastAsia="Aptos" w:cs="Aptos"/>
                <w:sz w:val="22"/>
                <w:szCs w:val="22"/>
              </w:rPr>
              <w:t>5 Senior Management, 10 Researchers, 10 Admin, 5 IT, 5 Device Management Addresses, 85 Other</w:t>
            </w:r>
          </w:p>
        </w:tc>
      </w:tr>
    </w:tbl>
    <w:p w:rsidRPr="00D0021F" w:rsidR="0012563A" w:rsidP="3C20EEEB" w:rsidRDefault="009A77F6" w14:paraId="48A15F12" w14:textId="7C4BCC38">
      <w:pPr>
        <w:bidi w:val="0"/>
        <w:spacing w:before="0" w:beforeAutospacing="off" w:after="160" w:afterAutospacing="off" w:line="257" w:lineRule="auto"/>
      </w:pPr>
      <w:r w:rsidRPr="3C20EEEB" w:rsidR="52A3663A">
        <w:rPr>
          <w:rFonts w:ascii="Aptos" w:hAnsi="Aptos" w:eastAsia="Aptos" w:cs="Aptos"/>
          <w:noProof w:val="0"/>
          <w:sz w:val="22"/>
          <w:szCs w:val="22"/>
          <w:lang w:val="en-IE"/>
        </w:rPr>
        <w:t xml:space="preserve"> </w:t>
      </w:r>
    </w:p>
    <w:p w:rsidRPr="00D0021F" w:rsidR="0012563A" w:rsidP="3C20EEEB" w:rsidRDefault="009A77F6" w14:paraId="02FB69A7" w14:textId="5337710C">
      <w:pPr>
        <w:bidi w:val="0"/>
        <w:spacing w:before="0" w:beforeAutospacing="off" w:after="160" w:afterAutospacing="off" w:line="257" w:lineRule="auto"/>
      </w:pPr>
      <w:r w:rsidRPr="3C20EEEB" w:rsidR="52A3663A">
        <w:rPr>
          <w:rFonts w:ascii="Aptos" w:hAnsi="Aptos" w:eastAsia="Aptos" w:cs="Aptos"/>
          <w:b w:val="1"/>
          <w:bCs w:val="1"/>
          <w:noProof w:val="0"/>
          <w:sz w:val="22"/>
          <w:szCs w:val="22"/>
          <w:lang w:val="en-IE"/>
        </w:rPr>
        <w:t>Email from CEO to IT Manager</w:t>
      </w:r>
    </w:p>
    <w:p w:rsidRPr="00D0021F" w:rsidR="0012563A" w:rsidP="3C20EEEB" w:rsidRDefault="009A77F6" w14:paraId="261CB9D8" w14:textId="603B1E7D">
      <w:pPr>
        <w:bidi w:val="0"/>
        <w:spacing w:before="0" w:beforeAutospacing="off" w:after="160" w:afterAutospacing="off" w:line="257" w:lineRule="auto"/>
      </w:pPr>
      <w:r w:rsidRPr="3C20EEEB" w:rsidR="52A3663A">
        <w:rPr>
          <w:rFonts w:ascii="Aptos" w:hAnsi="Aptos" w:eastAsia="Aptos" w:cs="Aptos"/>
          <w:b w:val="1"/>
          <w:bCs w:val="1"/>
          <w:noProof w:val="0"/>
          <w:sz w:val="22"/>
          <w:szCs w:val="22"/>
          <w:lang w:val="en-IE"/>
        </w:rPr>
        <w:t>Subject:</w:t>
      </w:r>
      <w:r w:rsidRPr="3C20EEEB" w:rsidR="52A3663A">
        <w:rPr>
          <w:rFonts w:ascii="Aptos" w:hAnsi="Aptos" w:eastAsia="Aptos" w:cs="Aptos"/>
          <w:noProof w:val="0"/>
          <w:sz w:val="22"/>
          <w:szCs w:val="22"/>
          <w:lang w:val="en-IE"/>
        </w:rPr>
        <w:t xml:space="preserve"> NCH Integrated Network Planning – Immediate Action Required</w:t>
      </w:r>
    </w:p>
    <w:p w:rsidRPr="00D0021F" w:rsidR="0012563A" w:rsidP="3C20EEEB" w:rsidRDefault="009A77F6" w14:paraId="24CD9D15" w14:textId="4993E158">
      <w:pPr>
        <w:bidi w:val="0"/>
        <w:spacing w:before="0" w:beforeAutospacing="off" w:after="160" w:afterAutospacing="off" w:line="257" w:lineRule="auto"/>
      </w:pPr>
      <w:r w:rsidRPr="3C20EEEB" w:rsidR="52A3663A">
        <w:rPr>
          <w:rFonts w:ascii="Aptos" w:hAnsi="Aptos" w:eastAsia="Aptos" w:cs="Aptos"/>
          <w:noProof w:val="0"/>
          <w:sz w:val="22"/>
          <w:szCs w:val="22"/>
          <w:lang w:val="en-IE"/>
        </w:rPr>
        <w:t>Dear IT Manager,</w:t>
      </w:r>
    </w:p>
    <w:p w:rsidRPr="00D0021F" w:rsidR="0012563A" w:rsidP="3C20EEEB" w:rsidRDefault="009A77F6" w14:paraId="73E84E8B" w14:textId="0914EFC2">
      <w:pPr>
        <w:bidi w:val="0"/>
        <w:spacing w:before="0" w:beforeAutospacing="off" w:after="160" w:afterAutospacing="off" w:line="257" w:lineRule="auto"/>
      </w:pPr>
      <w:r w:rsidRPr="3C20EEEB" w:rsidR="52A3663A">
        <w:rPr>
          <w:rFonts w:ascii="Aptos" w:hAnsi="Aptos" w:eastAsia="Aptos" w:cs="Aptos"/>
          <w:noProof w:val="0"/>
          <w:sz w:val="22"/>
          <w:szCs w:val="22"/>
          <w:lang w:val="en-IE"/>
        </w:rPr>
        <w:t>As we move toward the final phases of transitioning to the new National Children’s Hospital, I am requesting that a full plan for the integrated network infrastructure be drawn up and tested in the coming weeks.</w:t>
      </w:r>
    </w:p>
    <w:p w:rsidRPr="00D0021F" w:rsidR="0012563A" w:rsidP="3C20EEEB" w:rsidRDefault="009A77F6" w14:paraId="7B858B2F" w14:textId="0FD821CB">
      <w:pPr>
        <w:bidi w:val="0"/>
        <w:spacing w:before="0" w:beforeAutospacing="off" w:after="160" w:afterAutospacing="off" w:line="257" w:lineRule="auto"/>
      </w:pPr>
      <w:r w:rsidRPr="3C20EEEB" w:rsidR="52A3663A">
        <w:rPr>
          <w:rFonts w:ascii="Aptos" w:hAnsi="Aptos" w:eastAsia="Aptos" w:cs="Aptos"/>
          <w:noProof w:val="0"/>
          <w:sz w:val="22"/>
          <w:szCs w:val="22"/>
          <w:lang w:val="en-IE"/>
        </w:rPr>
        <w:t>We need a future-proof, scalable, and secure network that connects all departments, clinics, and support units across our current and future locations. Please ensure this network plan includes high availability, security, and redundancy features.</w:t>
      </w:r>
    </w:p>
    <w:p w:rsidRPr="00D0021F" w:rsidR="0012563A" w:rsidP="3C20EEEB" w:rsidRDefault="009A77F6" w14:paraId="5A5617FE" w14:textId="519C266D">
      <w:pPr>
        <w:bidi w:val="0"/>
        <w:spacing w:before="0" w:beforeAutospacing="off" w:after="160" w:afterAutospacing="off" w:line="257" w:lineRule="auto"/>
      </w:pPr>
      <w:r w:rsidRPr="3C20EEEB" w:rsidR="52A3663A">
        <w:rPr>
          <w:rFonts w:ascii="Aptos" w:hAnsi="Aptos" w:eastAsia="Aptos" w:cs="Aptos"/>
          <w:noProof w:val="0"/>
          <w:sz w:val="22"/>
          <w:szCs w:val="22"/>
          <w:lang w:val="en-IE"/>
        </w:rPr>
        <w:t>I look forward to your proposal.</w:t>
      </w:r>
    </w:p>
    <w:p w:rsidRPr="00D0021F" w:rsidR="0012563A" w:rsidP="3C20EEEB" w:rsidRDefault="009A77F6" w14:paraId="2210A7A1" w14:textId="188EE815">
      <w:pPr>
        <w:bidi w:val="0"/>
        <w:spacing w:before="0" w:beforeAutospacing="off" w:after="160" w:afterAutospacing="off" w:line="257" w:lineRule="auto"/>
      </w:pPr>
      <w:r w:rsidRPr="3C20EEEB" w:rsidR="52A3663A">
        <w:rPr>
          <w:rFonts w:ascii="Aptos" w:hAnsi="Aptos" w:eastAsia="Aptos" w:cs="Aptos"/>
          <w:noProof w:val="0"/>
          <w:sz w:val="22"/>
          <w:szCs w:val="22"/>
          <w:lang w:val="en-IE"/>
        </w:rPr>
        <w:t>Kind regards,</w:t>
      </w:r>
      <w:r>
        <w:br/>
      </w:r>
      <w:r w:rsidRPr="3C20EEEB" w:rsidR="52A3663A">
        <w:rPr>
          <w:rFonts w:ascii="Aptos" w:hAnsi="Aptos" w:eastAsia="Aptos" w:cs="Aptos"/>
          <w:noProof w:val="0"/>
          <w:sz w:val="22"/>
          <w:szCs w:val="22"/>
          <w:lang w:val="en-IE"/>
        </w:rPr>
        <w:t xml:space="preserve"> </w:t>
      </w:r>
      <w:r w:rsidRPr="3C20EEEB" w:rsidR="52A3663A">
        <w:rPr>
          <w:rFonts w:ascii="Aptos" w:hAnsi="Aptos" w:eastAsia="Aptos" w:cs="Aptos"/>
          <w:b w:val="1"/>
          <w:bCs w:val="1"/>
          <w:noProof w:val="0"/>
          <w:sz w:val="22"/>
          <w:szCs w:val="22"/>
          <w:lang w:val="en-IE"/>
        </w:rPr>
        <w:t>CEO, National Children’s Hospital</w:t>
      </w:r>
    </w:p>
    <w:p w:rsidRPr="00D0021F" w:rsidR="0012563A" w:rsidP="3C20EEEB" w:rsidRDefault="009A77F6" w14:paraId="03811A0C" w14:textId="7F8024C9">
      <w:pPr>
        <w:bidi w:val="0"/>
        <w:spacing w:before="0" w:beforeAutospacing="off" w:after="160" w:afterAutospacing="off" w:line="257" w:lineRule="auto"/>
        <w:jc w:val="center"/>
      </w:pPr>
    </w:p>
    <w:p w:rsidRPr="00D0021F" w:rsidR="0012563A" w:rsidP="3C20EEEB" w:rsidRDefault="009A77F6" w14:paraId="64BFA474" w14:textId="745684F2">
      <w:pPr>
        <w:bidi w:val="0"/>
        <w:spacing w:before="0" w:beforeAutospacing="off" w:after="160" w:afterAutospacing="off" w:line="257" w:lineRule="auto"/>
      </w:pPr>
      <w:r w:rsidRPr="3C20EEEB" w:rsidR="52A3663A">
        <w:rPr>
          <w:rFonts w:ascii="Aptos" w:hAnsi="Aptos" w:eastAsia="Aptos" w:cs="Aptos"/>
          <w:b w:val="1"/>
          <w:bCs w:val="1"/>
          <w:noProof w:val="0"/>
          <w:sz w:val="22"/>
          <w:szCs w:val="22"/>
          <w:lang w:val="en-IE"/>
        </w:rPr>
        <w:t>Email from IT Manager to Network Technician Team</w:t>
      </w:r>
    </w:p>
    <w:p w:rsidRPr="00D0021F" w:rsidR="0012563A" w:rsidP="3C20EEEB" w:rsidRDefault="009A77F6" w14:paraId="06825908" w14:textId="1FC6C933">
      <w:pPr>
        <w:bidi w:val="0"/>
        <w:spacing w:before="0" w:beforeAutospacing="off" w:after="160" w:afterAutospacing="off" w:line="257" w:lineRule="auto"/>
      </w:pPr>
      <w:r w:rsidRPr="3C20EEEB" w:rsidR="52A3663A">
        <w:rPr>
          <w:rFonts w:ascii="Aptos" w:hAnsi="Aptos" w:eastAsia="Aptos" w:cs="Aptos"/>
          <w:b w:val="1"/>
          <w:bCs w:val="1"/>
          <w:noProof w:val="0"/>
          <w:sz w:val="22"/>
          <w:szCs w:val="22"/>
          <w:lang w:val="en-IE"/>
        </w:rPr>
        <w:t>Subject:</w:t>
      </w:r>
      <w:r w:rsidRPr="3C20EEEB" w:rsidR="52A3663A">
        <w:rPr>
          <w:rFonts w:ascii="Aptos" w:hAnsi="Aptos" w:eastAsia="Aptos" w:cs="Aptos"/>
          <w:noProof w:val="0"/>
          <w:sz w:val="22"/>
          <w:szCs w:val="22"/>
          <w:lang w:val="en-IE"/>
        </w:rPr>
        <w:t xml:space="preserve"> Network Infrastructure Plan for National Children’s Hospital</w:t>
      </w:r>
    </w:p>
    <w:p w:rsidRPr="00D0021F" w:rsidR="0012563A" w:rsidP="3C20EEEB" w:rsidRDefault="009A77F6" w14:paraId="7F3FD754" w14:textId="6AE00394">
      <w:pPr>
        <w:bidi w:val="0"/>
        <w:spacing w:before="0" w:beforeAutospacing="off" w:after="160" w:afterAutospacing="off" w:line="257" w:lineRule="auto"/>
      </w:pPr>
      <w:r w:rsidRPr="3C20EEEB" w:rsidR="52A3663A">
        <w:rPr>
          <w:rFonts w:ascii="Aptos" w:hAnsi="Aptos" w:eastAsia="Aptos" w:cs="Aptos"/>
          <w:noProof w:val="0"/>
          <w:sz w:val="22"/>
          <w:szCs w:val="22"/>
          <w:lang w:val="en-IE"/>
        </w:rPr>
        <w:t>Dear IT Team,</w:t>
      </w:r>
    </w:p>
    <w:p w:rsidRPr="00D0021F" w:rsidR="0012563A" w:rsidP="3C20EEEB" w:rsidRDefault="009A77F6" w14:paraId="0ABE2B62" w14:textId="6167EA9B">
      <w:pPr>
        <w:bidi w:val="0"/>
        <w:spacing w:before="0" w:beforeAutospacing="off" w:after="160" w:afterAutospacing="off" w:line="257" w:lineRule="auto"/>
      </w:pPr>
      <w:r w:rsidRPr="3C20EEEB" w:rsidR="52A3663A">
        <w:rPr>
          <w:rFonts w:ascii="Aptos" w:hAnsi="Aptos" w:eastAsia="Aptos" w:cs="Aptos"/>
          <w:noProof w:val="0"/>
          <w:sz w:val="22"/>
          <w:szCs w:val="22"/>
          <w:lang w:val="en-IE"/>
        </w:rPr>
        <w:t>We have received a directive from the CEO to begin planning the network infrastructure for the new National Children’s Hospital (NCH), including all current and future locations.</w:t>
      </w:r>
    </w:p>
    <w:p w:rsidRPr="00D0021F" w:rsidR="0012563A" w:rsidP="1BA727DD" w:rsidRDefault="009A77F6" w14:paraId="67F77E29" w14:textId="1CB39E48">
      <w:pPr>
        <w:bidi w:val="0"/>
        <w:spacing w:before="0" w:beforeAutospacing="off" w:after="160" w:afterAutospacing="off" w:line="257" w:lineRule="auto"/>
        <w:rPr>
          <w:rFonts w:ascii="Aptos" w:hAnsi="Aptos" w:eastAsia="Aptos" w:cs="Aptos"/>
          <w:noProof w:val="0"/>
          <w:sz w:val="22"/>
          <w:szCs w:val="22"/>
          <w:lang w:val="en-IE"/>
        </w:rPr>
      </w:pPr>
      <w:r w:rsidRPr="1BA727DD" w:rsidR="52A3663A">
        <w:rPr>
          <w:rFonts w:ascii="Aptos" w:hAnsi="Aptos" w:eastAsia="Aptos" w:cs="Aptos"/>
          <w:noProof w:val="0"/>
          <w:sz w:val="22"/>
          <w:szCs w:val="22"/>
          <w:lang w:val="en-IE"/>
        </w:rPr>
        <w:t xml:space="preserve">I have outlined the basic </w:t>
      </w:r>
      <w:r w:rsidRPr="1BA727DD" w:rsidR="52A3663A">
        <w:rPr>
          <w:rFonts w:ascii="Aptos" w:hAnsi="Aptos" w:eastAsia="Aptos" w:cs="Aptos"/>
          <w:noProof w:val="0"/>
          <w:sz w:val="22"/>
          <w:szCs w:val="22"/>
          <w:lang w:val="en-IE"/>
        </w:rPr>
        <w:t>specifications</w:t>
      </w:r>
      <w:r w:rsidRPr="1BA727DD" w:rsidR="52A3663A">
        <w:rPr>
          <w:rFonts w:ascii="Aptos" w:hAnsi="Aptos" w:eastAsia="Aptos" w:cs="Aptos"/>
          <w:noProof w:val="0"/>
          <w:sz w:val="22"/>
          <w:szCs w:val="22"/>
          <w:lang w:val="en-IE"/>
        </w:rPr>
        <w:t xml:space="preserve"> and </w:t>
      </w:r>
      <w:r w:rsidRPr="1BA727DD" w:rsidR="1D698EB8">
        <w:rPr>
          <w:rFonts w:ascii="Aptos" w:hAnsi="Aptos" w:eastAsia="Aptos" w:cs="Aptos"/>
          <w:noProof w:val="0"/>
          <w:sz w:val="22"/>
          <w:szCs w:val="22"/>
          <w:lang w:val="en-IE"/>
        </w:rPr>
        <w:t>it is up to you to....</w:t>
      </w:r>
      <w:r w:rsidRPr="1BA727DD" w:rsidR="52A3663A">
        <w:rPr>
          <w:rFonts w:ascii="Aptos" w:hAnsi="Aptos" w:eastAsia="Aptos" w:cs="Aptos"/>
          <w:noProof w:val="0"/>
          <w:sz w:val="22"/>
          <w:szCs w:val="22"/>
          <w:lang w:val="en-IE"/>
        </w:rPr>
        <w:t>breakdown by location in the attached documentation. Your task is to develop a comprehensive implementation plan and create a prototype of the network using simulation software (e.g., Cisco Packet Tracer, GNS3, or similar).</w:t>
      </w:r>
    </w:p>
    <w:p w:rsidRPr="00D0021F" w:rsidR="0012563A" w:rsidP="3C20EEEB" w:rsidRDefault="009A77F6" w14:paraId="3953EB5E" w14:textId="178112B9">
      <w:pPr>
        <w:bidi w:val="0"/>
        <w:spacing w:before="0" w:beforeAutospacing="off" w:after="160" w:afterAutospacing="off" w:line="257" w:lineRule="auto"/>
      </w:pPr>
      <w:r w:rsidRPr="3C20EEEB" w:rsidR="52A3663A">
        <w:rPr>
          <w:rFonts w:ascii="Aptos" w:hAnsi="Aptos" w:eastAsia="Aptos" w:cs="Aptos"/>
          <w:noProof w:val="0"/>
          <w:sz w:val="22"/>
          <w:szCs w:val="22"/>
          <w:lang w:val="en-IE"/>
        </w:rPr>
        <w:t>Please include considerations for:</w:t>
      </w:r>
    </w:p>
    <w:p w:rsidRPr="00D0021F" w:rsidR="0012563A" w:rsidP="3C20EEEB" w:rsidRDefault="009A77F6" w14:paraId="616404D1" w14:textId="1FE182A7">
      <w:pPr>
        <w:pStyle w:val="ListParagraph"/>
        <w:numPr>
          <w:ilvl w:val="0"/>
          <w:numId w:val="7"/>
        </w:numPr>
        <w:bidi w:val="0"/>
        <w:spacing w:before="0" w:beforeAutospacing="off" w:after="0" w:afterAutospacing="off" w:line="257" w:lineRule="auto"/>
        <w:rPr>
          <w:rFonts w:ascii="Aptos" w:hAnsi="Aptos" w:eastAsia="Aptos" w:cs="Aptos"/>
          <w:noProof w:val="0"/>
          <w:sz w:val="22"/>
          <w:szCs w:val="22"/>
          <w:lang w:val="en-IE"/>
        </w:rPr>
      </w:pPr>
      <w:r w:rsidRPr="3C20EEEB" w:rsidR="52A3663A">
        <w:rPr>
          <w:rFonts w:ascii="Aptos" w:hAnsi="Aptos" w:eastAsia="Aptos" w:cs="Aptos"/>
          <w:noProof w:val="0"/>
          <w:sz w:val="22"/>
          <w:szCs w:val="22"/>
          <w:lang w:val="en-IE"/>
        </w:rPr>
        <w:t>Secure communication between all facilities</w:t>
      </w:r>
    </w:p>
    <w:p w:rsidRPr="00D0021F" w:rsidR="0012563A" w:rsidP="3C20EEEB" w:rsidRDefault="009A77F6" w14:paraId="7A9A1E71" w14:textId="40E23941">
      <w:pPr>
        <w:pStyle w:val="ListParagraph"/>
        <w:numPr>
          <w:ilvl w:val="0"/>
          <w:numId w:val="7"/>
        </w:numPr>
        <w:bidi w:val="0"/>
        <w:spacing w:before="0" w:beforeAutospacing="off" w:after="0" w:afterAutospacing="off" w:line="257" w:lineRule="auto"/>
        <w:rPr>
          <w:rFonts w:ascii="Aptos" w:hAnsi="Aptos" w:eastAsia="Aptos" w:cs="Aptos"/>
          <w:noProof w:val="0"/>
          <w:sz w:val="22"/>
          <w:szCs w:val="22"/>
          <w:lang w:val="en-IE"/>
        </w:rPr>
      </w:pPr>
      <w:r w:rsidRPr="3C20EEEB" w:rsidR="52A3663A">
        <w:rPr>
          <w:rFonts w:ascii="Aptos" w:hAnsi="Aptos" w:eastAsia="Aptos" w:cs="Aptos"/>
          <w:noProof w:val="0"/>
          <w:sz w:val="22"/>
          <w:szCs w:val="22"/>
          <w:lang w:val="en-IE"/>
        </w:rPr>
        <w:t xml:space="preserve">Device management </w:t>
      </w:r>
    </w:p>
    <w:p w:rsidRPr="00D0021F" w:rsidR="0012563A" w:rsidP="3C20EEEB" w:rsidRDefault="009A77F6" w14:paraId="2D976DEC" w14:textId="5FEEA76F">
      <w:pPr>
        <w:pStyle w:val="ListParagraph"/>
        <w:numPr>
          <w:ilvl w:val="0"/>
          <w:numId w:val="7"/>
        </w:numPr>
        <w:bidi w:val="0"/>
        <w:spacing w:before="0" w:beforeAutospacing="off" w:after="0" w:afterAutospacing="off" w:line="257" w:lineRule="auto"/>
        <w:rPr>
          <w:rFonts w:ascii="Aptos" w:hAnsi="Aptos" w:eastAsia="Aptos" w:cs="Aptos"/>
          <w:noProof w:val="0"/>
          <w:sz w:val="22"/>
          <w:szCs w:val="22"/>
          <w:lang w:val="en-IE"/>
        </w:rPr>
      </w:pPr>
      <w:r w:rsidRPr="3C20EEEB" w:rsidR="52A3663A">
        <w:rPr>
          <w:rFonts w:ascii="Aptos" w:hAnsi="Aptos" w:eastAsia="Aptos" w:cs="Aptos"/>
          <w:noProof w:val="0"/>
          <w:sz w:val="22"/>
          <w:szCs w:val="22"/>
          <w:lang w:val="en-IE"/>
        </w:rPr>
        <w:t xml:space="preserve">Remote access </w:t>
      </w:r>
    </w:p>
    <w:p w:rsidRPr="00D0021F" w:rsidR="0012563A" w:rsidP="3C20EEEB" w:rsidRDefault="009A77F6" w14:paraId="74B65DF3" w14:textId="78D47A9D">
      <w:pPr>
        <w:pStyle w:val="ListParagraph"/>
        <w:numPr>
          <w:ilvl w:val="0"/>
          <w:numId w:val="7"/>
        </w:numPr>
        <w:bidi w:val="0"/>
        <w:spacing w:before="0" w:beforeAutospacing="off" w:after="0" w:afterAutospacing="off" w:line="257" w:lineRule="auto"/>
        <w:rPr>
          <w:rFonts w:ascii="Aptos" w:hAnsi="Aptos" w:eastAsia="Aptos" w:cs="Aptos"/>
          <w:noProof w:val="0"/>
          <w:sz w:val="22"/>
          <w:szCs w:val="22"/>
          <w:lang w:val="en-IE"/>
        </w:rPr>
      </w:pPr>
      <w:r w:rsidRPr="3C20EEEB" w:rsidR="52A3663A">
        <w:rPr>
          <w:rFonts w:ascii="Aptos" w:hAnsi="Aptos" w:eastAsia="Aptos" w:cs="Aptos"/>
          <w:noProof w:val="0"/>
          <w:sz w:val="22"/>
          <w:szCs w:val="22"/>
          <w:lang w:val="en-IE"/>
        </w:rPr>
        <w:t>Integration of medical IoT devices</w:t>
      </w:r>
    </w:p>
    <w:p w:rsidRPr="00D0021F" w:rsidR="0012563A" w:rsidP="3C20EEEB" w:rsidRDefault="009A77F6" w14:paraId="2C167AA6" w14:textId="2AD81860">
      <w:pPr>
        <w:bidi w:val="0"/>
        <w:spacing w:before="0" w:beforeAutospacing="off" w:after="160" w:afterAutospacing="off" w:line="257" w:lineRule="auto"/>
      </w:pPr>
      <w:r w:rsidRPr="3C20EEEB" w:rsidR="52A3663A">
        <w:rPr>
          <w:rFonts w:ascii="Aptos" w:hAnsi="Aptos" w:eastAsia="Aptos" w:cs="Aptos"/>
          <w:noProof w:val="0"/>
          <w:sz w:val="22"/>
          <w:szCs w:val="22"/>
          <w:lang w:val="en-IE"/>
        </w:rPr>
        <w:t>Let me know if you require any additional information.</w:t>
      </w:r>
    </w:p>
    <w:p w:rsidRPr="00D0021F" w:rsidR="0012563A" w:rsidP="3C20EEEB" w:rsidRDefault="009A77F6" w14:paraId="30A304F9" w14:textId="16C7F15B">
      <w:pPr>
        <w:bidi w:val="0"/>
        <w:spacing w:before="0" w:beforeAutospacing="off" w:after="160" w:afterAutospacing="off" w:line="257" w:lineRule="auto"/>
      </w:pPr>
      <w:r w:rsidRPr="3C20EEEB" w:rsidR="52A3663A">
        <w:rPr>
          <w:rFonts w:ascii="Aptos" w:hAnsi="Aptos" w:eastAsia="Aptos" w:cs="Aptos"/>
          <w:noProof w:val="0"/>
          <w:sz w:val="22"/>
          <w:szCs w:val="22"/>
          <w:lang w:val="en-IE"/>
        </w:rPr>
        <w:t>Best regards,</w:t>
      </w:r>
      <w:r>
        <w:br/>
      </w:r>
      <w:r w:rsidRPr="3C20EEEB" w:rsidR="52A3663A">
        <w:rPr>
          <w:rFonts w:ascii="Aptos" w:hAnsi="Aptos" w:eastAsia="Aptos" w:cs="Aptos"/>
          <w:noProof w:val="0"/>
          <w:sz w:val="22"/>
          <w:szCs w:val="22"/>
          <w:lang w:val="en-IE"/>
        </w:rPr>
        <w:t xml:space="preserve"> </w:t>
      </w:r>
      <w:r w:rsidRPr="3C20EEEB" w:rsidR="52A3663A">
        <w:rPr>
          <w:rFonts w:ascii="Aptos" w:hAnsi="Aptos" w:eastAsia="Aptos" w:cs="Aptos"/>
          <w:b w:val="1"/>
          <w:bCs w:val="1"/>
          <w:noProof w:val="0"/>
          <w:sz w:val="22"/>
          <w:szCs w:val="22"/>
          <w:lang w:val="en-IE"/>
        </w:rPr>
        <w:t>IT Manager</w:t>
      </w:r>
      <w:r>
        <w:br/>
      </w:r>
      <w:r w:rsidRPr="3C20EEEB" w:rsidR="52A3663A">
        <w:rPr>
          <w:rFonts w:ascii="Aptos" w:hAnsi="Aptos" w:eastAsia="Aptos" w:cs="Aptos"/>
          <w:noProof w:val="0"/>
          <w:sz w:val="22"/>
          <w:szCs w:val="22"/>
          <w:lang w:val="en-IE"/>
        </w:rPr>
        <w:t xml:space="preserve"> National Children’s Hospital</w:t>
      </w:r>
    </w:p>
    <w:p w:rsidRPr="00D0021F" w:rsidR="0012563A" w:rsidP="3C20EEEB" w:rsidRDefault="009A77F6" w14:paraId="448C2730" w14:textId="60AF1DD9">
      <w:pPr>
        <w:bidi w:val="0"/>
        <w:spacing w:before="0" w:beforeAutospacing="off" w:after="160" w:afterAutospacing="off" w:line="257" w:lineRule="auto"/>
      </w:pPr>
      <w:r w:rsidRPr="3C20EEEB" w:rsidR="52A3663A">
        <w:rPr>
          <w:rFonts w:ascii="Aptos" w:hAnsi="Aptos" w:eastAsia="Aptos" w:cs="Aptos"/>
          <w:noProof w:val="0"/>
          <w:sz w:val="22"/>
          <w:szCs w:val="22"/>
          <w:lang w:val="en-IE"/>
        </w:rPr>
        <w:t xml:space="preserve"> </w:t>
      </w:r>
    </w:p>
    <w:p w:rsidRPr="00D0021F" w:rsidR="0012563A" w:rsidP="3C20EEEB" w:rsidRDefault="009A77F6" w14:paraId="7F4B7B33" w14:textId="6C4DECC6">
      <w:pPr>
        <w:bidi w:val="0"/>
        <w:spacing w:before="0" w:beforeAutospacing="off" w:after="160" w:afterAutospacing="off" w:line="257" w:lineRule="auto"/>
        <w:rPr>
          <w:rFonts w:eastAsia="Times New Roman" w:cs="Calibri" w:cstheme="minorAscii"/>
          <w:b w:val="1"/>
          <w:bCs w:val="1"/>
          <w:sz w:val="24"/>
          <w:szCs w:val="24"/>
          <w:lang w:eastAsia="en-IE"/>
        </w:rPr>
      </w:pPr>
      <w:r w:rsidRPr="3C20EEEB" w:rsidR="52A3663A">
        <w:rPr>
          <w:rFonts w:ascii="Aptos" w:hAnsi="Aptos" w:eastAsia="Aptos" w:cs="Aptos"/>
          <w:noProof w:val="0"/>
          <w:sz w:val="22"/>
          <w:szCs w:val="22"/>
          <w:lang w:val="en-IE"/>
        </w:rPr>
        <w:t xml:space="preserve"> </w:t>
      </w:r>
    </w:p>
    <w:p w:rsidRPr="00D0021F" w:rsidR="0012563A" w:rsidP="3C20EEEB" w:rsidRDefault="009A77F6" w14:paraId="0AEDEE2E" w14:textId="02F2CF06">
      <w:pPr>
        <w:bidi w:val="0"/>
        <w:spacing w:before="0" w:beforeAutospacing="off" w:after="160" w:afterAutospacing="off" w:line="257" w:lineRule="auto"/>
        <w:rPr>
          <w:rFonts w:eastAsia="Times New Roman" w:cs="Calibri" w:cstheme="minorAscii"/>
          <w:b w:val="1"/>
          <w:bCs w:val="1"/>
          <w:kern w:val="0"/>
          <w:sz w:val="24"/>
          <w:szCs w:val="24"/>
          <w:lang w:eastAsia="en-IE"/>
          <w14:ligatures w14:val="none"/>
        </w:rPr>
      </w:pPr>
      <w:r w:rsidRPr="3C20EEEB" w:rsidR="009A77F6">
        <w:rPr>
          <w:rFonts w:eastAsia="Times New Roman" w:cs="Calibri" w:cstheme="minorAscii"/>
          <w:b w:val="1"/>
          <w:bCs w:val="1"/>
          <w:color w:val="000000"/>
          <w:kern w:val="0"/>
          <w:sz w:val="24"/>
          <w:szCs w:val="24"/>
          <w:lang w:eastAsia="en-IE"/>
          <w14:ligatures w14:val="none"/>
        </w:rPr>
        <w:t>Notes</w:t>
      </w:r>
    </w:p>
    <w:p w:rsidRPr="00D0021F" w:rsidR="009A77F6" w:rsidP="1BA727DD" w:rsidRDefault="009A77F6" w14:paraId="734C396D" w14:textId="57ED0601">
      <w:pPr>
        <w:spacing w:before="0" w:beforeAutospacing="off" w:after="160" w:afterAutospacing="off" w:line="257" w:lineRule="auto"/>
        <w:ind/>
        <w:jc w:val="both"/>
        <w:rPr>
          <w:rFonts w:ascii="Aptos" w:hAnsi="Aptos" w:eastAsia="Aptos" w:cs="Aptos"/>
          <w:noProof w:val="0"/>
          <w:sz w:val="22"/>
          <w:szCs w:val="22"/>
          <w:lang w:val="en-IE"/>
        </w:rPr>
      </w:pPr>
      <w:r w:rsidRPr="1BA727DD" w:rsidR="355F7D60">
        <w:rPr>
          <w:rFonts w:ascii="Aptos" w:hAnsi="Aptos" w:eastAsia="Aptos" w:cs="Aptos"/>
          <w:noProof w:val="0"/>
          <w:sz w:val="22"/>
          <w:szCs w:val="22"/>
          <w:lang w:val="en-IE"/>
        </w:rPr>
        <w:t xml:space="preserve">1) You do not have to implement every user in </w:t>
      </w:r>
      <w:r w:rsidRPr="1BA727DD" w:rsidR="355F7D60">
        <w:rPr>
          <w:rFonts w:ascii="Aptos" w:hAnsi="Aptos" w:eastAsia="Aptos" w:cs="Aptos"/>
          <w:noProof w:val="0"/>
          <w:sz w:val="22"/>
          <w:szCs w:val="22"/>
          <w:lang w:val="en-IE"/>
        </w:rPr>
        <w:t>PacketTracer</w:t>
      </w:r>
      <w:r w:rsidRPr="1BA727DD" w:rsidR="355F7D60">
        <w:rPr>
          <w:rFonts w:ascii="Aptos" w:hAnsi="Aptos" w:eastAsia="Aptos" w:cs="Aptos"/>
          <w:noProof w:val="0"/>
          <w:sz w:val="22"/>
          <w:szCs w:val="22"/>
          <w:lang w:val="en-IE"/>
        </w:rPr>
        <w:t xml:space="preserve">. If there are 10 IT Staff in a Hospital you only </w:t>
      </w:r>
      <w:r w:rsidRPr="1BA727DD" w:rsidR="355F7D60">
        <w:rPr>
          <w:rFonts w:ascii="Aptos" w:hAnsi="Aptos" w:eastAsia="Aptos" w:cs="Aptos"/>
          <w:noProof w:val="0"/>
          <w:sz w:val="22"/>
          <w:szCs w:val="22"/>
          <w:lang w:val="en-IE"/>
        </w:rPr>
        <w:t>have to</w:t>
      </w:r>
      <w:r w:rsidRPr="1BA727DD" w:rsidR="355F7D60">
        <w:rPr>
          <w:rFonts w:ascii="Aptos" w:hAnsi="Aptos" w:eastAsia="Aptos" w:cs="Aptos"/>
          <w:noProof w:val="0"/>
          <w:sz w:val="22"/>
          <w:szCs w:val="22"/>
          <w:lang w:val="en-IE"/>
        </w:rPr>
        <w:t xml:space="preserve"> put two PCs (the 1</w:t>
      </w:r>
      <w:r w:rsidRPr="1BA727DD" w:rsidR="355F7D60">
        <w:rPr>
          <w:rFonts w:ascii="Aptos" w:hAnsi="Aptos" w:eastAsia="Aptos" w:cs="Aptos"/>
          <w:noProof w:val="0"/>
          <w:sz w:val="22"/>
          <w:szCs w:val="22"/>
          <w:vertAlign w:val="superscript"/>
          <w:lang w:val="en-IE"/>
        </w:rPr>
        <w:t>st</w:t>
      </w:r>
      <w:r w:rsidRPr="1BA727DD" w:rsidR="355F7D60">
        <w:rPr>
          <w:rFonts w:ascii="Aptos" w:hAnsi="Aptos" w:eastAsia="Aptos" w:cs="Aptos"/>
          <w:noProof w:val="0"/>
          <w:sz w:val="22"/>
          <w:szCs w:val="22"/>
          <w:lang w:val="en-IE"/>
        </w:rPr>
        <w:t xml:space="preserve"> and last). If there are 50 Nurses again</w:t>
      </w:r>
      <w:r w:rsidRPr="1BA727DD" w:rsidR="355F7D60">
        <w:rPr>
          <w:rFonts w:ascii="Arial" w:hAnsi="Arial" w:eastAsia="Arial" w:cs="Arial"/>
          <w:noProof w:val="0"/>
          <w:sz w:val="22"/>
          <w:szCs w:val="22"/>
          <w:lang w:val="en-IE"/>
        </w:rPr>
        <w:t> </w:t>
      </w:r>
      <w:r w:rsidRPr="1BA727DD" w:rsidR="355F7D60">
        <w:rPr>
          <w:rFonts w:ascii="Aptos" w:hAnsi="Aptos" w:eastAsia="Aptos" w:cs="Aptos"/>
          <w:noProof w:val="0"/>
          <w:sz w:val="22"/>
          <w:szCs w:val="22"/>
          <w:lang w:val="en-IE"/>
        </w:rPr>
        <w:t xml:space="preserve">you only </w:t>
      </w:r>
      <w:r w:rsidRPr="1BA727DD" w:rsidR="355F7D60">
        <w:rPr>
          <w:rFonts w:ascii="Aptos" w:hAnsi="Aptos" w:eastAsia="Aptos" w:cs="Aptos"/>
          <w:noProof w:val="0"/>
          <w:sz w:val="22"/>
          <w:szCs w:val="22"/>
          <w:lang w:val="en-IE"/>
        </w:rPr>
        <w:t>have to</w:t>
      </w:r>
      <w:r w:rsidRPr="1BA727DD" w:rsidR="355F7D60">
        <w:rPr>
          <w:rFonts w:ascii="Aptos" w:hAnsi="Aptos" w:eastAsia="Aptos" w:cs="Aptos"/>
          <w:noProof w:val="0"/>
          <w:sz w:val="22"/>
          <w:szCs w:val="22"/>
          <w:lang w:val="en-IE"/>
        </w:rPr>
        <w:t xml:space="preserve"> implement two PCs (the 1</w:t>
      </w:r>
      <w:r w:rsidRPr="1BA727DD" w:rsidR="355F7D60">
        <w:rPr>
          <w:rFonts w:ascii="Aptos" w:hAnsi="Aptos" w:eastAsia="Aptos" w:cs="Aptos"/>
          <w:noProof w:val="0"/>
          <w:sz w:val="22"/>
          <w:szCs w:val="22"/>
          <w:vertAlign w:val="superscript"/>
          <w:lang w:val="en-IE"/>
        </w:rPr>
        <w:t>st</w:t>
      </w:r>
      <w:r w:rsidRPr="1BA727DD" w:rsidR="355F7D60">
        <w:rPr>
          <w:rFonts w:ascii="Aptos" w:hAnsi="Aptos" w:eastAsia="Aptos" w:cs="Aptos"/>
          <w:noProof w:val="0"/>
          <w:sz w:val="22"/>
          <w:szCs w:val="22"/>
          <w:lang w:val="en-IE"/>
        </w:rPr>
        <w:t xml:space="preserve"> and last). E.g. You </w:t>
      </w:r>
      <w:r w:rsidRPr="1BA727DD" w:rsidR="355F7D60">
        <w:rPr>
          <w:rFonts w:ascii="Aptos" w:hAnsi="Aptos" w:eastAsia="Aptos" w:cs="Aptos"/>
          <w:noProof w:val="0"/>
          <w:sz w:val="22"/>
          <w:szCs w:val="22"/>
          <w:lang w:val="en-IE"/>
        </w:rPr>
        <w:t>have to</w:t>
      </w:r>
      <w:r w:rsidRPr="1BA727DD" w:rsidR="355F7D60">
        <w:rPr>
          <w:rFonts w:ascii="Aptos" w:hAnsi="Aptos" w:eastAsia="Aptos" w:cs="Aptos"/>
          <w:noProof w:val="0"/>
          <w:sz w:val="22"/>
          <w:szCs w:val="22"/>
          <w:lang w:val="en-IE"/>
        </w:rPr>
        <w:t xml:space="preserve"> do the IP address planning for </w:t>
      </w:r>
      <w:r w:rsidRPr="1BA727DD" w:rsidR="2C2B4462">
        <w:rPr>
          <w:rFonts w:ascii="Aptos" w:hAnsi="Aptos" w:eastAsia="Aptos" w:cs="Aptos"/>
          <w:noProof w:val="0"/>
          <w:sz w:val="22"/>
          <w:szCs w:val="22"/>
          <w:lang w:val="en-IE"/>
        </w:rPr>
        <w:t>50</w:t>
      </w:r>
      <w:r w:rsidRPr="1BA727DD" w:rsidR="355F7D60">
        <w:rPr>
          <w:rFonts w:ascii="Aptos" w:hAnsi="Aptos" w:eastAsia="Aptos" w:cs="Aptos"/>
          <w:noProof w:val="0"/>
          <w:sz w:val="22"/>
          <w:szCs w:val="22"/>
          <w:lang w:val="en-IE"/>
        </w:rPr>
        <w:t xml:space="preserve"> PCs but only implement 2 PCs. </w:t>
      </w:r>
    </w:p>
    <w:p w:rsidRPr="00D0021F" w:rsidR="009A77F6" w:rsidP="3C20EEEB" w:rsidRDefault="009A77F6" w14:paraId="02577924" w14:textId="282CECF5">
      <w:pPr>
        <w:spacing w:before="0" w:beforeAutospacing="off" w:after="160" w:afterAutospacing="off" w:line="257" w:lineRule="auto"/>
        <w:ind/>
        <w:jc w:val="both"/>
      </w:pPr>
      <w:r w:rsidRPr="3C20EEEB" w:rsidR="355F7D60">
        <w:rPr>
          <w:rFonts w:ascii="Aptos" w:hAnsi="Aptos" w:eastAsia="Aptos" w:cs="Aptos"/>
          <w:noProof w:val="0"/>
          <w:sz w:val="22"/>
          <w:szCs w:val="22"/>
          <w:lang w:val="en-IE"/>
        </w:rPr>
        <w:t>2)</w:t>
      </w:r>
      <w:r w:rsidRPr="3C20EEEB" w:rsidR="355F7D60">
        <w:rPr>
          <w:rFonts w:ascii="Arial" w:hAnsi="Arial" w:eastAsia="Arial" w:cs="Arial"/>
          <w:noProof w:val="0"/>
          <w:sz w:val="22"/>
          <w:szCs w:val="22"/>
          <w:lang w:val="en-IE"/>
        </w:rPr>
        <w:t> </w:t>
      </w:r>
      <w:r w:rsidRPr="3C20EEEB" w:rsidR="355F7D60">
        <w:rPr>
          <w:rFonts w:ascii="Aptos" w:hAnsi="Aptos" w:eastAsia="Aptos" w:cs="Aptos"/>
          <w:noProof w:val="0"/>
          <w:sz w:val="22"/>
          <w:szCs w:val="22"/>
          <w:lang w:val="en-IE"/>
        </w:rPr>
        <w:t xml:space="preserve"> Students should download and use the latest version of PacketTracer for this project from the Cisco Netacad site. </w:t>
      </w:r>
    </w:p>
    <w:p w:rsidRPr="00D0021F" w:rsidR="009A77F6" w:rsidP="3C54A58D" w:rsidRDefault="009A77F6" w14:paraId="0F8D557B" w14:textId="3CCB42DB">
      <w:pPr>
        <w:spacing w:before="240" w:after="120" w:line="240" w:lineRule="auto"/>
        <w:ind w:hanging="0"/>
        <w:jc w:val="both"/>
        <w:rPr>
          <w:rFonts w:ascii="Calibri" w:hAnsi="Calibri" w:eastAsia="Calibri" w:cs="Calibri"/>
          <w:noProof w:val="0"/>
          <w:kern w:val="0"/>
          <w:sz w:val="24"/>
          <w:szCs w:val="24"/>
          <w:lang w:val="en-IE"/>
          <w14:ligatures w14:val="none"/>
        </w:rPr>
      </w:pPr>
      <w:r w:rsidRPr="3C54A58D" w:rsidR="355F7D60">
        <w:rPr>
          <w:rFonts w:ascii="Aptos" w:hAnsi="Aptos" w:eastAsia="Aptos" w:cs="Aptos"/>
          <w:noProof w:val="0"/>
          <w:sz w:val="22"/>
          <w:szCs w:val="22"/>
          <w:lang w:val="en-IE"/>
        </w:rPr>
        <w:t>3) Students should form their own groups and email this information to your lecturer by Friday the 19</w:t>
      </w:r>
      <w:r w:rsidRPr="3C54A58D" w:rsidR="355F7D60">
        <w:rPr>
          <w:rFonts w:ascii="Aptos" w:hAnsi="Aptos" w:eastAsia="Aptos" w:cs="Aptos"/>
          <w:noProof w:val="0"/>
          <w:sz w:val="22"/>
          <w:szCs w:val="22"/>
          <w:vertAlign w:val="superscript"/>
          <w:lang w:val="en-IE"/>
        </w:rPr>
        <w:t>th</w:t>
      </w:r>
      <w:r w:rsidRPr="3C54A58D" w:rsidR="355F7D60">
        <w:rPr>
          <w:rFonts w:ascii="Aptos" w:hAnsi="Aptos" w:eastAsia="Aptos" w:cs="Aptos"/>
          <w:noProof w:val="0"/>
          <w:sz w:val="22"/>
          <w:szCs w:val="22"/>
          <w:lang w:val="en-IE"/>
        </w:rPr>
        <w:t xml:space="preserve"> of September at 2pm. If you are not in a group by Friday at 2pm, I will form a group for you</w:t>
      </w:r>
    </w:p>
    <w:p w:rsidRPr="00D0021F" w:rsidR="009A77F6" w:rsidP="3C54A58D" w:rsidRDefault="009A77F6" w14:paraId="3C151A3D" w14:textId="20E9BD8F">
      <w:pPr>
        <w:pStyle w:val="Normal"/>
        <w:suppressLineNumbers w:val="0"/>
        <w:bidi w:val="0"/>
        <w:spacing w:before="240" w:beforeAutospacing="off" w:after="120" w:afterAutospacing="off" w:line="240" w:lineRule="auto"/>
        <w:ind w:left="0" w:right="0"/>
        <w:jc w:val="both"/>
        <w:rPr>
          <w:rFonts w:ascii="Aptos" w:hAnsi="Aptos" w:eastAsia="Aptos" w:cs="Aptos"/>
          <w:sz w:val="22"/>
          <w:szCs w:val="22"/>
        </w:rPr>
      </w:pPr>
      <w:r w:rsidRPr="3C54A58D" w:rsidR="7B8055AA">
        <w:rPr>
          <w:rFonts w:ascii="Aptos" w:hAnsi="Aptos" w:eastAsia="Aptos" w:cs="Aptos"/>
          <w:sz w:val="22"/>
          <w:szCs w:val="22"/>
        </w:rPr>
        <w:t xml:space="preserve">4</w:t>
      </w:r>
      <w:r w:rsidRPr="3C54A58D" w:rsidR="009A77F6">
        <w:rPr>
          <w:rFonts w:ascii="Aptos" w:hAnsi="Aptos" w:eastAsia="Aptos" w:cs="Aptos"/>
          <w:sz w:val="22"/>
          <w:szCs w:val="22"/>
        </w:rPr>
        <w:t xml:space="preserve">) MS Teams will be used to view the Collaboration between group members. Each group will be assigned a group name. </w:t>
      </w:r>
    </w:p>
    <w:p w:rsidRPr="00D0021F" w:rsidR="009A77F6" w:rsidP="3C54A58D" w:rsidRDefault="009A77F6" w14:paraId="109C65BD" w14:textId="617A3A58">
      <w:pPr>
        <w:pStyle w:val="Normal"/>
        <w:suppressLineNumbers w:val="0"/>
        <w:bidi w:val="0"/>
        <w:spacing w:before="240" w:beforeAutospacing="off" w:after="120" w:afterAutospacing="off" w:line="240" w:lineRule="auto"/>
        <w:ind w:left="0" w:right="0"/>
        <w:jc w:val="both"/>
        <w:rPr>
          <w:rFonts w:ascii="Aptos" w:hAnsi="Aptos" w:eastAsia="Aptos" w:cs="Aptos"/>
          <w:sz w:val="22"/>
          <w:szCs w:val="22"/>
        </w:rPr>
      </w:pPr>
      <w:r w:rsidRPr="3C54A58D" w:rsidR="38D0D7A9">
        <w:rPr>
          <w:rFonts w:ascii="Aptos" w:hAnsi="Aptos" w:eastAsia="Aptos" w:cs="Aptos"/>
          <w:sz w:val="22"/>
          <w:szCs w:val="22"/>
        </w:rPr>
        <w:t>5</w:t>
      </w:r>
      <w:r w:rsidRPr="3C54A58D" w:rsidR="009A77F6">
        <w:rPr>
          <w:rFonts w:ascii="Aptos" w:hAnsi="Aptos" w:eastAsia="Aptos" w:cs="Aptos"/>
          <w:sz w:val="22"/>
          <w:szCs w:val="22"/>
        </w:rPr>
        <w:t>) Do not put any password</w:t>
      </w:r>
      <w:r w:rsidRPr="3C54A58D" w:rsidR="00D0021F">
        <w:rPr>
          <w:rFonts w:ascii="Aptos" w:hAnsi="Aptos" w:eastAsia="Aptos" w:cs="Aptos"/>
          <w:sz w:val="22"/>
          <w:szCs w:val="22"/>
        </w:rPr>
        <w:t>s</w:t>
      </w:r>
      <w:r w:rsidRPr="3C54A58D" w:rsidR="009A77F6">
        <w:rPr>
          <w:rFonts w:ascii="Aptos" w:hAnsi="Aptos" w:eastAsia="Aptos" w:cs="Aptos"/>
          <w:sz w:val="22"/>
          <w:szCs w:val="22"/>
        </w:rPr>
        <w:t xml:space="preserve"> on any devices initially. Set a </w:t>
      </w:r>
      <w:r w:rsidRPr="3C54A58D" w:rsidR="00D0021F">
        <w:rPr>
          <w:rFonts w:ascii="Aptos" w:hAnsi="Aptos" w:eastAsia="Aptos" w:cs="Aptos"/>
          <w:sz w:val="22"/>
          <w:szCs w:val="22"/>
        </w:rPr>
        <w:t>h</w:t>
      </w:r>
      <w:r w:rsidRPr="3C54A58D" w:rsidR="009A77F6">
        <w:rPr>
          <w:rFonts w:ascii="Aptos" w:hAnsi="Aptos" w:eastAsia="Aptos" w:cs="Aptos"/>
          <w:sz w:val="22"/>
          <w:szCs w:val="22"/>
        </w:rPr>
        <w:t>ostname on each device, we want to access the devices as quickly as possible for our configurations and testing. </w:t>
      </w:r>
    </w:p>
    <w:p w:rsidRPr="0012563A" w:rsidR="009A77F6" w:rsidP="00D0021F" w:rsidRDefault="009A77F6" w14:paraId="6BA9D1DA" w14:textId="04D5D2BE">
      <w:pPr>
        <w:spacing w:after="240" w:line="240" w:lineRule="auto"/>
        <w:rPr>
          <w:rFonts w:eastAsia="Times New Roman" w:cstheme="minorHAnsi"/>
          <w:b/>
          <w:bCs/>
          <w:kern w:val="36"/>
          <w:sz w:val="48"/>
          <w:szCs w:val="48"/>
          <w:lang w:eastAsia="en-IE"/>
          <w14:ligatures w14:val="none"/>
        </w:rPr>
      </w:pPr>
      <w:r w:rsidRPr="0012563A">
        <w:rPr>
          <w:rFonts w:eastAsia="Times New Roman" w:cstheme="minorHAnsi"/>
          <w:kern w:val="0"/>
          <w:sz w:val="24"/>
          <w:szCs w:val="24"/>
          <w:lang w:eastAsia="en-IE"/>
          <w14:ligatures w14:val="none"/>
        </w:rPr>
        <w:br/>
      </w:r>
      <w:r w:rsidRPr="0012563A">
        <w:rPr>
          <w:rFonts w:eastAsia="Times New Roman" w:cstheme="minorHAnsi"/>
          <w:b/>
          <w:bCs/>
          <w:color w:val="366091"/>
          <w:kern w:val="36"/>
          <w:sz w:val="28"/>
          <w:szCs w:val="28"/>
          <w:lang w:eastAsia="en-IE"/>
          <w14:ligatures w14:val="none"/>
        </w:rPr>
        <w:t>Project Steps</w:t>
      </w:r>
    </w:p>
    <w:p w:rsidRPr="0012563A" w:rsidR="009A77F6" w:rsidP="009A77F6" w:rsidRDefault="009A77F6" w14:paraId="15087D39" w14:textId="77777777">
      <w:pPr>
        <w:spacing w:after="120" w:line="240" w:lineRule="auto"/>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Step 1</w:t>
      </w:r>
    </w:p>
    <w:p w:rsidRPr="0012563A" w:rsidR="009A77F6" w:rsidP="009A77F6" w:rsidRDefault="009A77F6" w14:paraId="01B8B6C6" w14:textId="77777777">
      <w:pPr>
        <w:spacing w:after="120" w:line="240" w:lineRule="auto"/>
        <w:rPr>
          <w:rFonts w:eastAsia="Times New Roman" w:cstheme="minorHAnsi"/>
          <w:kern w:val="0"/>
          <w:sz w:val="24"/>
          <w:szCs w:val="24"/>
          <w:lang w:eastAsia="en-IE"/>
          <w14:ligatures w14:val="none"/>
        </w:rPr>
      </w:pPr>
      <w:r w:rsidRPr="0012563A">
        <w:rPr>
          <w:rFonts w:eastAsia="Times New Roman" w:cstheme="minorHAnsi"/>
          <w:color w:val="000000"/>
          <w:kern w:val="0"/>
          <w:sz w:val="24"/>
          <w:szCs w:val="24"/>
          <w:lang w:eastAsia="en-IE"/>
          <w14:ligatures w14:val="none"/>
        </w:rPr>
        <w:t xml:space="preserve">The Local Area Network (LAN) configuration in each site should separate users of different types. The network has to be optimized so that the LANs operate as efficiently as possible and also users of different type can be separated for security reasons. </w:t>
      </w:r>
      <w:r w:rsidRPr="00BE67AC">
        <w:rPr>
          <w:rFonts w:eastAsia="Times New Roman" w:cstheme="minorHAnsi"/>
          <w:color w:val="000000"/>
          <w:kern w:val="0"/>
          <w:sz w:val="24"/>
          <w:szCs w:val="24"/>
          <w:lang w:eastAsia="en-IE"/>
          <w14:ligatures w14:val="none"/>
        </w:rPr>
        <w:t>Please implement VLANs and use VLAN Trunking protocol (VTP) to ease the configuration.</w:t>
      </w:r>
    </w:p>
    <w:p w:rsidRPr="0012563A" w:rsidR="009A77F6" w:rsidP="7320887B" w:rsidRDefault="009A77F6" w14:paraId="26486CD9" w14:textId="77777777">
      <w:pPr>
        <w:spacing w:after="120" w:line="240" w:lineRule="auto"/>
        <w:rPr>
          <w:rFonts w:eastAsia="Times New Roman"/>
          <w:b w:val="1"/>
          <w:bCs w:val="1"/>
          <w:color w:val="000000" w:themeColor="text1"/>
          <w:kern w:val="0"/>
          <w:sz w:val="24"/>
          <w:szCs w:val="24"/>
          <w:lang w:eastAsia="en-IE"/>
          <w14:ligatures w14:val="none"/>
        </w:rPr>
      </w:pPr>
      <w:r w:rsidRPr="7320887B" w:rsidR="009A77F6">
        <w:rPr>
          <w:rFonts w:eastAsia="Times New Roman"/>
          <w:b w:val="1"/>
          <w:bCs w:val="1"/>
          <w:color w:val="000000"/>
          <w:kern w:val="0"/>
          <w:sz w:val="24"/>
          <w:szCs w:val="24"/>
          <w:lang w:eastAsia="en-IE"/>
          <w14:ligatures w14:val="none"/>
        </w:rPr>
        <w:t>Step 2</w:t>
      </w:r>
    </w:p>
    <w:p w:rsidRPr="0012563A" w:rsidR="00A03B11" w:rsidP="0D58259F" w:rsidRDefault="009A77F6" w14:paraId="4835D3CB" w14:textId="77777777">
      <w:pPr>
        <w:spacing w:after="120" w:line="240" w:lineRule="auto"/>
        <w:rPr>
          <w:rFonts w:eastAsia="Times New Roman"/>
          <w:color w:val="000000"/>
          <w:kern w:val="0"/>
          <w:lang w:eastAsia="en-IE"/>
          <w14:ligatures w14:val="none"/>
        </w:rPr>
      </w:pPr>
      <w:r w:rsidRPr="5DB3BB56" w:rsidDel="5DB3BB56" w:rsidR="009A77F6">
        <w:rPr>
          <w:rFonts w:eastAsia="Times New Roman"/>
          <w:color w:val="000000" w:themeColor="text1" w:themeTint="FF" w:themeShade="FF"/>
          <w:sz w:val="24"/>
          <w:szCs w:val="24"/>
          <w:lang w:eastAsia="en-IE"/>
        </w:rPr>
        <w:t>Design a</w:t>
      </w:r>
      <w:r w:rsidRPr="0D58259F" w:rsidR="009A77F6">
        <w:rPr>
          <w:rFonts w:eastAsia="Times New Roman"/>
          <w:color w:val="000000"/>
          <w:kern w:val="0"/>
          <w:sz w:val="24"/>
          <w:szCs w:val="24"/>
          <w:lang w:eastAsia="en-IE"/>
          <w14:ligatures w14:val="none"/>
        </w:rPr>
        <w:t xml:space="preserve"> private IPv4 addressing scheme for the network. Also select </w:t>
      </w:r>
      <w:r w:rsidRPr="0D58259F" w:rsidR="009A77F6">
        <w:rPr>
          <w:rFonts w:eastAsia="Times New Roman"/>
          <w:color w:val="000000"/>
          <w:kern w:val="0"/>
          <w:sz w:val="24"/>
          <w:szCs w:val="24"/>
          <w:lang w:eastAsia="en-IE"/>
          <w14:ligatures w14:val="none"/>
        </w:rPr>
        <w:t xml:space="preserve">an appropriate routing</w:t>
      </w:r>
      <w:r w:rsidRPr="0D58259F" w:rsidR="009A77F6">
        <w:rPr>
          <w:rFonts w:eastAsia="Times New Roman"/>
          <w:color w:val="000000"/>
          <w:kern w:val="0"/>
          <w:sz w:val="24"/>
          <w:szCs w:val="24"/>
          <w:lang w:eastAsia="en-IE"/>
          <w14:ligatures w14:val="none"/>
        </w:rPr>
        <w:t xml:space="preserve"> protocol</w:t>
      </w:r>
      <w:r w:rsidRPr="0D58259F" w:rsidR="00A03B11">
        <w:rPr>
          <w:rFonts w:eastAsia="Times New Roman"/>
          <w:color w:val="000000"/>
          <w:kern w:val="0"/>
          <w:sz w:val="24"/>
          <w:szCs w:val="24"/>
          <w:lang w:eastAsia="en-IE"/>
          <w14:ligatures w14:val="none"/>
        </w:rPr>
        <w:t>.</w:t>
      </w:r>
      <w:r w:rsidRPr="0D58259F" w:rsidR="009A77F6">
        <w:rPr>
          <w:rFonts w:eastAsia="Times New Roman"/>
          <w:color w:val="000000"/>
          <w:kern w:val="0"/>
          <w:lang w:eastAsia="en-IE"/>
          <w14:ligatures w14:val="none"/>
        </w:rPr>
        <w:t xml:space="preserve"> </w:t>
      </w:r>
    </w:p>
    <w:p w:rsidRPr="0012563A" w:rsidR="009A77F6" w:rsidP="7320887B" w:rsidRDefault="009A77F6" w14:paraId="6ECED712" w14:textId="19E8AE92">
      <w:pPr>
        <w:spacing w:after="120" w:line="240" w:lineRule="auto"/>
        <w:rPr>
          <w:rFonts w:eastAsia="Times New Roman"/>
          <w:color w:val="000000" w:themeColor="text1"/>
          <w:kern w:val="0"/>
          <w:lang w:eastAsia="en-IE"/>
          <w14:ligatures w14:val="none"/>
        </w:rPr>
      </w:pPr>
      <w:ins w:author="Guest User" w:date="2024-09-18T09:34:00Z" w:id="55">
        <w:r w:rsidRPr="0D58259F">
          <w:rPr>
            <w:rFonts w:eastAsia="Times New Roman"/>
            <w:color w:val="000000" w:themeColor="text1"/>
            <w:lang w:eastAsia="en-IE"/>
          </w:rPr>
          <w:t xml:space="preserve"> </w:t>
        </w:r>
      </w:ins>
      <w:r w:rsidRPr="7320887B">
        <w:rPr>
          <w:rFonts w:eastAsia="Times New Roman"/>
          <w:color w:val="000000"/>
          <w:kern w:val="0"/>
          <w:lang w:eastAsia="en-IE"/>
          <w14:ligatures w14:val="none"/>
        </w:rPr>
        <w:t xml:space="preserve">Note: Use </w:t>
      </w:r>
      <w:r w:rsidRPr="7320887B" w:rsidR="005A70E7">
        <w:rPr>
          <w:rFonts w:eastAsia="Times New Roman"/>
          <w:color w:val="000000"/>
          <w:kern w:val="0"/>
          <w:lang w:eastAsia="en-IE"/>
          <w14:ligatures w14:val="none"/>
        </w:rPr>
        <w:t>p</w:t>
      </w:r>
      <w:r w:rsidRPr="7320887B">
        <w:rPr>
          <w:rFonts w:eastAsia="Times New Roman"/>
          <w:color w:val="000000"/>
          <w:kern w:val="0"/>
          <w:lang w:eastAsia="en-IE"/>
          <w14:ligatures w14:val="none"/>
        </w:rPr>
        <w:t xml:space="preserve">rivate address for your internal IP addresses e.g. 10.0.0.0, 172.16.0.0, 192.168.0.0. Use </w:t>
      </w:r>
      <w:r w:rsidRPr="7320887B" w:rsidR="0012563A">
        <w:rPr>
          <w:rFonts w:eastAsia="Times New Roman"/>
          <w:color w:val="000000"/>
          <w:kern w:val="0"/>
          <w:lang w:eastAsia="en-IE"/>
          <w14:ligatures w14:val="none"/>
        </w:rPr>
        <w:t xml:space="preserve">a </w:t>
      </w:r>
      <w:r w:rsidRPr="7320887B">
        <w:rPr>
          <w:rFonts w:eastAsia="Times New Roman"/>
          <w:color w:val="000000"/>
          <w:kern w:val="0"/>
          <w:lang w:eastAsia="en-IE"/>
          <w14:ligatures w14:val="none"/>
        </w:rPr>
        <w:t xml:space="preserve">tool </w:t>
      </w:r>
      <w:r w:rsidRPr="7320887B" w:rsidR="0012563A">
        <w:rPr>
          <w:rFonts w:eastAsia="Times New Roman"/>
          <w:color w:val="000000"/>
          <w:kern w:val="0"/>
          <w:lang w:eastAsia="en-IE"/>
          <w14:ligatures w14:val="none"/>
        </w:rPr>
        <w:t xml:space="preserve">such as </w:t>
      </w:r>
      <w:r>
        <w:fldChar w:fldCharType="begin"/>
      </w:r>
      <w:r>
        <w:instrText xml:space="preserve">HYPERLINK "https://vlsmcalc.vercel.app/" </w:instrText>
      </w:r>
      <w:r>
        <w:fldChar w:fldCharType="separate"/>
      </w:r>
      <w:r w:rsidRPr="0D58259F" w:rsidR="7320887B">
        <w:rPr>
          <w:rStyle w:val="Hyperlink"/>
          <w:rFonts w:eastAsia="Times New Roman"/>
          <w:lang w:eastAsia="en-IE"/>
        </w:rPr>
        <w:t>https://v</w:t>
      </w:r>
      <w:del w:author="Guest User" w:date="2024-11-11T11:58:00Z" w:id="56">
        <w:r w:rsidRPr="0D58259F" w:rsidDel="7320887B">
          <w:rPr>
            <w:rStyle w:val="Hyperlink"/>
            <w:rFonts w:eastAsia="Times New Roman"/>
            <w:lang w:eastAsia="en-IE"/>
          </w:rPr>
          <w:delText>l</w:delText>
        </w:r>
      </w:del>
      <w:r w:rsidRPr="0D58259F" w:rsidR="7320887B">
        <w:rPr>
          <w:rStyle w:val="Hyperlink"/>
          <w:rFonts w:eastAsia="Times New Roman"/>
          <w:lang w:eastAsia="en-IE"/>
        </w:rPr>
        <w:t>smcalc.vercel.app/</w:t>
      </w:r>
      <w:r>
        <w:fldChar w:fldCharType="end"/>
      </w:r>
      <w:r w:rsidRPr="7320887B" w:rsidR="0012563A">
        <w:rPr>
          <w:rFonts w:eastAsia="Times New Roman"/>
          <w:color w:val="000000"/>
          <w:kern w:val="0"/>
          <w:lang w:eastAsia="en-IE"/>
          <w14:ligatures w14:val="none"/>
        </w:rPr>
        <w:t xml:space="preserve"> </w:t>
      </w:r>
      <w:r w:rsidRPr="7320887B">
        <w:rPr>
          <w:rFonts w:eastAsia="Times New Roman"/>
          <w:color w:val="000000"/>
          <w:kern w:val="0"/>
          <w:lang w:eastAsia="en-IE"/>
          <w14:ligatures w14:val="none"/>
        </w:rPr>
        <w:t>to help you form an addressing plan. You must select a private IP address to use</w:t>
      </w:r>
      <w:r w:rsidRPr="7320887B" w:rsidR="0012563A">
        <w:rPr>
          <w:rFonts w:eastAsia="Times New Roman"/>
          <w:color w:val="000000"/>
          <w:kern w:val="0"/>
          <w:lang w:eastAsia="en-IE"/>
          <w14:ligatures w14:val="none"/>
        </w:rPr>
        <w:t xml:space="preserve"> that is unique to you</w:t>
      </w:r>
      <w:r w:rsidRPr="7320887B">
        <w:rPr>
          <w:rFonts w:eastAsia="Times New Roman"/>
          <w:color w:val="000000"/>
          <w:kern w:val="0"/>
          <w:lang w:eastAsia="en-IE"/>
          <w14:ligatures w14:val="none"/>
        </w:rPr>
        <w:t xml:space="preserve">. Put your name next to your selected range </w:t>
      </w:r>
      <w:r w:rsidRPr="7320887B" w:rsidR="0012563A">
        <w:rPr>
          <w:rFonts w:eastAsia="Times New Roman"/>
          <w:color w:val="000000"/>
          <w:kern w:val="0"/>
          <w:lang w:eastAsia="en-IE"/>
          <w14:ligatures w14:val="none"/>
        </w:rPr>
        <w:t xml:space="preserve">on this online spreadsheet. </w:t>
      </w:r>
      <w:hyperlink r:id="rId5">
        <w:r w:rsidRPr="0D58259F">
          <w:rPr>
            <w:rStyle w:val="Hyperlink"/>
            <w:rFonts w:eastAsia="Times New Roman"/>
            <w:lang w:eastAsia="en-IE"/>
          </w:rPr>
          <w:t>Select H</w:t>
        </w:r>
        <w:r w:rsidRPr="0D58259F" w:rsidR="2FA69721">
          <w:rPr>
            <w:rStyle w:val="Hyperlink"/>
            <w:rFonts w:eastAsia="Times New Roman"/>
            <w:lang w:eastAsia="en-IE"/>
          </w:rPr>
          <w:t>ere</w:t>
        </w:r>
      </w:hyperlink>
    </w:p>
    <w:p w:rsidRPr="0012563A" w:rsidR="009A77F6" w:rsidP="009A77F6" w:rsidRDefault="009A77F6" w14:paraId="5A5E0249" w14:textId="54F6043B">
      <w:pPr>
        <w:spacing w:after="0" w:line="240" w:lineRule="auto"/>
        <w:textAlignment w:val="baseline"/>
        <w:rPr>
          <w:rFonts w:eastAsia="Times New Roman" w:cstheme="minorHAnsi"/>
          <w:kern w:val="0"/>
          <w:sz w:val="18"/>
          <w:szCs w:val="18"/>
          <w:lang w:eastAsia="en-IE"/>
          <w14:ligatures w14:val="none"/>
        </w:rPr>
      </w:pPr>
      <w:r w:rsidRPr="0012563A">
        <w:rPr>
          <w:rFonts w:eastAsia="Times New Roman" w:cstheme="minorHAnsi"/>
          <w:color w:val="000000"/>
          <w:kern w:val="0"/>
          <w:lang w:eastAsia="en-IE"/>
          <w14:ligatures w14:val="none"/>
        </w:rPr>
        <w:t>Note: Make a copy of your VLAN and IP address ranges from the VLSM Calculation and put this information into a document, you will upload this at the end. I recommend using the 2901 router, do not use the Router called Router-PT. You can use the 2900 series Switch. </w:t>
      </w:r>
    </w:p>
    <w:p w:rsidRPr="0012563A" w:rsidR="009A77F6" w:rsidP="009A77F6" w:rsidRDefault="009A77F6" w14:paraId="1EDA2A1F" w14:textId="26DFC442">
      <w:pPr>
        <w:spacing w:after="120" w:line="240" w:lineRule="auto"/>
        <w:rPr>
          <w:rFonts w:eastAsia="Times New Roman" w:cstheme="minorHAnsi"/>
          <w:kern w:val="0"/>
          <w:sz w:val="24"/>
          <w:szCs w:val="24"/>
          <w:lang w:eastAsia="en-IE"/>
          <w14:ligatures w14:val="none"/>
        </w:rPr>
      </w:pPr>
    </w:p>
    <w:p w:rsidR="5657DF27" w:rsidP="0D58259F" w:rsidRDefault="5657DF27" w14:paraId="44F7B134" w14:textId="7400914D">
      <w:pPr>
        <w:spacing w:after="120" w:line="240" w:lineRule="auto"/>
        <w:rPr>
          <w:rFonts w:eastAsia="Times New Roman"/>
          <w:b/>
          <w:bCs/>
          <w:color w:val="000000" w:themeColor="text1"/>
          <w:sz w:val="24"/>
          <w:szCs w:val="24"/>
          <w:lang w:eastAsia="en-IE"/>
        </w:rPr>
      </w:pPr>
      <w:r w:rsidRPr="0D58259F">
        <w:rPr>
          <w:rFonts w:eastAsia="Times New Roman"/>
          <w:b/>
          <w:bCs/>
          <w:color w:val="000000" w:themeColor="text1"/>
          <w:sz w:val="24"/>
          <w:szCs w:val="24"/>
          <w:lang w:eastAsia="en-IE"/>
        </w:rPr>
        <w:t>Step 3</w:t>
      </w:r>
    </w:p>
    <w:p w:rsidR="5657DF27" w:rsidP="3C54A58D" w:rsidRDefault="5657DF27" w14:paraId="0870510B" w14:textId="0E4423A4">
      <w:pPr>
        <w:spacing w:after="120" w:line="240" w:lineRule="auto"/>
        <w:rPr>
          <w:rFonts w:eastAsia="Times New Roman" w:cs="Calibri" w:cstheme="minorAscii"/>
          <w:color w:val="000000" w:themeColor="text1" w:themeTint="FF" w:themeShade="FF"/>
          <w:sz w:val="24"/>
          <w:szCs w:val="24"/>
          <w:lang w:eastAsia="en-IE"/>
        </w:rPr>
      </w:pPr>
      <w:r w:rsidRPr="3C54A58D" w:rsidR="5657DF27">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Any guests who enter </w:t>
      </w:r>
      <w:r w:rsidRPr="3C54A58D" w:rsidR="4C2CD06A">
        <w:rPr>
          <w:rFonts w:ascii="Calibri" w:hAnsi="Calibri" w:eastAsia="Times New Roman" w:cs="Calibri" w:asciiTheme="minorAscii" w:hAnsiTheme="minorAscii" w:cstheme="minorAscii"/>
          <w:color w:val="000000" w:themeColor="text1" w:themeTint="FF" w:themeShade="FF"/>
          <w:sz w:val="24"/>
          <w:szCs w:val="24"/>
          <w:lang w:eastAsia="en-IE" w:bidi="ar-SA"/>
        </w:rPr>
        <w:t>NCHs</w:t>
      </w:r>
      <w:r w:rsidRPr="3C54A58D" w:rsidR="5657DF27">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premises should have access to the network using the Wireless LAN called Guests. Configure a VLAN for this WLAN, as the premises are large a Wireless Controller (WC) and Access Points (APs) will be needed at each site. Note: Each group member should implement wireless at one of their sites.</w:t>
      </w:r>
    </w:p>
    <w:p w:rsidR="0D58259F" w:rsidP="0D58259F" w:rsidRDefault="0D58259F" w14:paraId="0E0E0EBF" w14:textId="3364A07C">
      <w:pPr>
        <w:spacing w:after="120" w:line="240" w:lineRule="auto"/>
        <w:rPr>
          <w:rFonts w:eastAsia="Times New Roman"/>
          <w:b/>
          <w:bCs/>
          <w:color w:val="000000" w:themeColor="text1"/>
          <w:sz w:val="24"/>
          <w:szCs w:val="24"/>
          <w:lang w:eastAsia="en-IE"/>
        </w:rPr>
      </w:pPr>
    </w:p>
    <w:p w:rsidRPr="0012563A" w:rsidR="009A77F6" w:rsidP="009A77F6" w:rsidRDefault="009A77F6" w14:paraId="07CC2B8D" w14:textId="77777777">
      <w:pPr>
        <w:spacing w:after="120" w:line="240" w:lineRule="auto"/>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Step 4</w:t>
      </w:r>
    </w:p>
    <w:p w:rsidRPr="0012563A" w:rsidR="009A77F6" w:rsidP="3C54A58D" w:rsidRDefault="009A77F6" w14:paraId="4EE0E629" w14:textId="3F2DDE22">
      <w:pPr>
        <w:pStyle w:val="Normal"/>
        <w:suppressLineNumbers w:val="0"/>
        <w:bidi w:val="0"/>
        <w:spacing w:before="0" w:beforeAutospacing="off" w:after="120" w:afterAutospacing="off" w:line="240" w:lineRule="auto"/>
        <w:ind w:left="0" w:right="0"/>
        <w:jc w:val="left"/>
        <w:rPr>
          <w:rFonts w:ascii="Calibri" w:hAnsi="Calibri" w:eastAsia="Times New Roman" w:cs="Calibri" w:asciiTheme="minorAscii" w:hAnsiTheme="minorAscii" w:cstheme="minorAscii"/>
          <w:color w:val="000000" w:themeColor="text1" w:themeTint="FF" w:themeShade="FF"/>
          <w:sz w:val="24"/>
          <w:szCs w:val="24"/>
          <w:lang w:eastAsia="en-IE" w:bidi="ar-SA"/>
        </w:rPr>
      </w:pPr>
      <w:r w:rsidRPr="3C54A58D" w:rsidR="009A77F6">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To provide an Internet service to their staff and </w:t>
      </w:r>
      <w:r w:rsidRPr="3C54A58D" w:rsidR="0012563A">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guests </w:t>
      </w:r>
      <w:r w:rsidRPr="3C54A58D" w:rsidR="009A77F6">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the public IP addresses assigned for </w:t>
      </w:r>
      <w:r w:rsidRPr="3C54A58D" w:rsidR="00765798">
        <w:rPr>
          <w:rFonts w:ascii="Calibri" w:hAnsi="Calibri" w:eastAsia="Times New Roman" w:cs="Calibri" w:asciiTheme="minorAscii" w:hAnsiTheme="minorAscii" w:cstheme="minorAscii"/>
          <w:color w:val="000000" w:themeColor="text1" w:themeTint="FF" w:themeShade="FF"/>
          <w:sz w:val="24"/>
          <w:szCs w:val="24"/>
          <w:lang w:eastAsia="en-IE" w:bidi="ar-SA"/>
        </w:rPr>
        <w:t>SETU</w:t>
      </w:r>
      <w:r w:rsidRPr="3C54A58D" w:rsidR="009A77F6">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are in the 149.153.1.0/27 range and the 193.1.184.0/23 range. </w:t>
      </w:r>
      <w:r w:rsidRPr="3C54A58D" w:rsidR="00AE09BF">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For </w:t>
      </w:r>
      <w:r w:rsidRPr="3C54A58D" w:rsidR="005B7899">
        <w:rPr>
          <w:rFonts w:ascii="Calibri" w:hAnsi="Calibri" w:eastAsia="Times New Roman" w:cs="Calibri" w:asciiTheme="minorAscii" w:hAnsiTheme="minorAscii" w:cstheme="minorAscii"/>
          <w:color w:val="000000" w:themeColor="text1" w:themeTint="FF" w:themeShade="FF"/>
          <w:sz w:val="24"/>
          <w:szCs w:val="24"/>
          <w:lang w:eastAsia="en-IE" w:bidi="ar-SA"/>
        </w:rPr>
        <w:t>connecting</w:t>
      </w:r>
      <w:r w:rsidRPr="3C54A58D" w:rsidR="00AE09BF">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ISPs</w:t>
      </w:r>
      <w:r w:rsidRPr="3C54A58D" w:rsidR="005B7899">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w:t>
      </w:r>
      <w:r w:rsidRPr="3C54A58D" w:rsidR="005B7899">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together</w:t>
      </w:r>
      <w:r w:rsidRPr="3C54A58D" w:rsidR="00AE09BF">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you can use 87.44.50.0/24</w:t>
      </w:r>
      <w:r w:rsidRPr="3C54A58D" w:rsidR="005B7899">
        <w:rPr>
          <w:rFonts w:ascii="Calibri" w:hAnsi="Calibri" w:eastAsia="Times New Roman" w:cs="Calibri" w:asciiTheme="minorAscii" w:hAnsiTheme="minorAscii" w:cstheme="minorAscii"/>
          <w:color w:val="000000" w:themeColor="text1" w:themeTint="FF" w:themeShade="FF"/>
          <w:sz w:val="24"/>
          <w:szCs w:val="24"/>
          <w:lang w:eastAsia="en-IE" w:bidi="ar-SA"/>
        </w:rPr>
        <w:t>.</w:t>
      </w:r>
    </w:p>
    <w:p w:rsidRPr="0012563A" w:rsidR="0012563A" w:rsidP="3C54A58D" w:rsidRDefault="009A77F6" w14:paraId="1770CC9C" w14:textId="77777777">
      <w:pPr>
        <w:pStyle w:val="Normal"/>
        <w:suppressLineNumbers w:val="0"/>
        <w:bidi w:val="0"/>
        <w:spacing w:before="0" w:beforeAutospacing="off" w:after="120" w:afterAutospacing="off" w:line="240" w:lineRule="auto"/>
        <w:ind w:left="0" w:right="0"/>
        <w:jc w:val="left"/>
        <w:rPr>
          <w:rFonts w:ascii="Calibri" w:hAnsi="Calibri" w:eastAsia="Times New Roman" w:cs="Calibri" w:asciiTheme="minorAscii" w:hAnsiTheme="minorAscii" w:cstheme="minorAscii"/>
          <w:color w:val="000000" w:themeColor="text1" w:themeTint="FF" w:themeShade="FF"/>
          <w:sz w:val="24"/>
          <w:szCs w:val="24"/>
          <w:lang w:eastAsia="en-IE" w:bidi="ar-SA"/>
        </w:rPr>
      </w:pPr>
      <w:r w:rsidRPr="3C54A58D" w:rsidR="009A77F6">
        <w:rPr>
          <w:rFonts w:ascii="Calibri" w:hAnsi="Calibri" w:eastAsia="Times New Roman" w:cs="Calibri" w:asciiTheme="minorAscii" w:hAnsiTheme="minorAscii" w:cstheme="minorAscii"/>
          <w:color w:val="000000" w:themeColor="text1" w:themeTint="FF" w:themeShade="FF"/>
          <w:sz w:val="24"/>
          <w:szCs w:val="24"/>
          <w:lang w:eastAsia="en-IE" w:bidi="ar-SA"/>
        </w:rPr>
        <w:t>Network Address Translation/Port Address Translation (NAT/PAT) is mandatory at each location.</w:t>
      </w:r>
    </w:p>
    <w:p w:rsidRPr="00D0021F" w:rsidR="009A77F6" w:rsidP="3C54A58D" w:rsidRDefault="00765798" w14:paraId="430B84E7" w14:textId="5B2B2A32">
      <w:pPr>
        <w:pStyle w:val="Normal"/>
        <w:suppressLineNumbers w:val="0"/>
        <w:bidi w:val="0"/>
        <w:spacing w:before="0" w:beforeAutospacing="off" w:after="120" w:afterAutospacing="off" w:line="240" w:lineRule="auto"/>
        <w:ind w:left="0" w:right="0"/>
        <w:jc w:val="left"/>
        <w:rPr>
          <w:rFonts w:ascii="Calibri" w:hAnsi="Calibri" w:eastAsia="Times New Roman" w:cs="Calibri" w:asciiTheme="minorAscii" w:hAnsiTheme="minorAscii" w:cstheme="minorAscii"/>
          <w:color w:val="000000" w:themeColor="text1" w:themeTint="FF" w:themeShade="FF"/>
          <w:sz w:val="24"/>
          <w:szCs w:val="24"/>
          <w:lang w:eastAsia="en-IE" w:bidi="ar-SA"/>
        </w:rPr>
      </w:pPr>
      <w:r w:rsidRPr="3C54A58D" w:rsidR="421665B1">
        <w:rPr>
          <w:rFonts w:ascii="Calibri" w:hAnsi="Calibri" w:eastAsia="Times New Roman" w:cs="Calibri" w:asciiTheme="minorAscii" w:hAnsiTheme="minorAscii" w:cstheme="minorAscii"/>
          <w:color w:val="000000" w:themeColor="text1" w:themeTint="FF" w:themeShade="FF"/>
          <w:sz w:val="24"/>
          <w:szCs w:val="24"/>
          <w:lang w:eastAsia="en-IE" w:bidi="ar-SA"/>
        </w:rPr>
        <w:t>NC</w:t>
      </w:r>
      <w:r w:rsidRPr="3C54A58D" w:rsidR="4AE25BDB">
        <w:rPr>
          <w:rFonts w:ascii="Calibri" w:hAnsi="Calibri" w:eastAsia="Times New Roman" w:cs="Calibri" w:asciiTheme="minorAscii" w:hAnsiTheme="minorAscii" w:cstheme="minorAscii"/>
          <w:color w:val="000000" w:themeColor="text1" w:themeTint="FF" w:themeShade="FF"/>
          <w:sz w:val="24"/>
          <w:szCs w:val="24"/>
          <w:lang w:eastAsia="en-IE" w:bidi="ar-SA"/>
        </w:rPr>
        <w:t>H</w:t>
      </w:r>
      <w:r w:rsidRPr="3C54A58D" w:rsidR="421665B1">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s </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email server and web server will also be </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located</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at the </w:t>
      </w:r>
      <w:r w:rsidRPr="3C54A58D" w:rsidR="74E73C4E">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Temple </w:t>
      </w:r>
      <w:r w:rsidRPr="3C54A58D" w:rsidR="74E73C4E">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Street</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site</w:t>
      </w:r>
      <w:r w:rsidRPr="3C54A58D" w:rsidR="5D3F4AA8">
        <w:rPr>
          <w:rFonts w:ascii="Calibri" w:hAnsi="Calibri" w:eastAsia="Times New Roman" w:cs="Calibri" w:asciiTheme="minorAscii" w:hAnsiTheme="minorAscii" w:cstheme="minorAscii"/>
          <w:color w:val="000000" w:themeColor="text1" w:themeTint="FF" w:themeShade="FF"/>
          <w:sz w:val="24"/>
          <w:szCs w:val="24"/>
          <w:lang w:eastAsia="en-IE" w:bidi="ar-SA"/>
        </w:rPr>
        <w:t xml:space="preserve"> and these servers will use a public IP address. </w:t>
      </w:r>
    </w:p>
    <w:p w:rsidRPr="0012563A" w:rsidR="009A77F6" w:rsidP="009A77F6" w:rsidRDefault="009A77F6" w14:paraId="6E4970ED" w14:textId="34992715">
      <w:pPr>
        <w:spacing w:after="120" w:line="240" w:lineRule="auto"/>
        <w:rPr>
          <w:rFonts w:eastAsia="Times New Roman" w:cstheme="minorHAnsi"/>
          <w:b/>
          <w:bCs/>
          <w:color w:val="000000"/>
          <w:kern w:val="0"/>
          <w:sz w:val="24"/>
          <w:szCs w:val="24"/>
          <w:lang w:eastAsia="en-IE"/>
          <w14:ligatures w14:val="none"/>
        </w:rPr>
      </w:pPr>
      <w:r w:rsidRPr="0012563A">
        <w:rPr>
          <w:rFonts w:eastAsia="Times New Roman" w:cstheme="minorHAnsi"/>
          <w:b/>
          <w:bCs/>
          <w:color w:val="000000"/>
          <w:kern w:val="0"/>
          <w:sz w:val="24"/>
          <w:szCs w:val="24"/>
          <w:lang w:eastAsia="en-IE"/>
          <w14:ligatures w14:val="none"/>
        </w:rPr>
        <w:t>Step 5</w:t>
      </w:r>
    </w:p>
    <w:p w:rsidRPr="0012563A" w:rsidR="009A77F6" w:rsidP="3C20EEEB" w:rsidRDefault="009A77F6" w14:paraId="127E2ACA" w14:textId="0EAC0954">
      <w:pPr>
        <w:spacing w:after="120" w:line="240" w:lineRule="auto"/>
        <w:ind w:right="60"/>
        <w:jc w:val="both"/>
        <w:rPr>
          <w:rFonts w:eastAsia="Times New Roman" w:cs="Calibri" w:cstheme="minorAscii"/>
          <w:kern w:val="0"/>
          <w:sz w:val="24"/>
          <w:szCs w:val="24"/>
          <w:lang w:eastAsia="en-IE"/>
          <w14:ligatures w14:val="none"/>
        </w:rPr>
        <w:pPrChange w:author="(Student  C00286043) Szymon Kawecki" w:date="2024-11-18T12:46:52.009Z">
          <w:pPr>
            <w:spacing w:after="120" w:line="240" w:lineRule="auto"/>
            <w:ind w:right="60"/>
          </w:pPr>
        </w:pPrChange>
      </w:pPr>
      <w:r w:rsidRPr="139BFF32" w:rsidR="5D3F4AA8">
        <w:rPr>
          <w:rFonts w:eastAsia="Times New Roman" w:cs="Calibri" w:cstheme="minorAscii"/>
          <w:color w:val="000000"/>
          <w:kern w:val="0"/>
          <w:sz w:val="24"/>
          <w:szCs w:val="24"/>
          <w:lang w:eastAsia="en-IE"/>
          <w14:ligatures w14:val="none"/>
        </w:rPr>
        <w:t xml:space="preserve">All of</w:t>
      </w:r>
      <w:r w:rsidRPr="139BFF32" w:rsidR="5D3F4AA8">
        <w:rPr>
          <w:rFonts w:eastAsia="Times New Roman" w:cs="Calibri" w:cstheme="minorAscii"/>
          <w:color w:val="000000"/>
          <w:kern w:val="0"/>
          <w:sz w:val="24"/>
          <w:szCs w:val="24"/>
          <w:lang w:eastAsia="en-IE"/>
          <w14:ligatures w14:val="none"/>
        </w:rPr>
        <w:t xml:space="preserve"> </w:t>
      </w:r>
      <w:r w:rsidRPr="139BFF32" w:rsidR="6C2D92F3">
        <w:rPr>
          <w:rFonts w:eastAsia="Times New Roman" w:cs="Calibri" w:cstheme="minorAscii"/>
          <w:color w:val="000000"/>
          <w:kern w:val="0"/>
          <w:sz w:val="24"/>
          <w:szCs w:val="24"/>
          <w:lang w:eastAsia="en-IE"/>
          <w14:ligatures w14:val="none"/>
        </w:rPr>
        <w:t xml:space="preserve">NC</w:t>
      </w:r>
      <w:r w:rsidRPr="139BFF32" w:rsidR="22A9A6DB">
        <w:rPr>
          <w:rFonts w:eastAsia="Times New Roman" w:cs="Calibri" w:cstheme="minorAscii"/>
          <w:color w:val="000000"/>
          <w:kern w:val="0"/>
          <w:sz w:val="24"/>
          <w:szCs w:val="24"/>
          <w:lang w:eastAsia="en-IE"/>
          <w14:ligatures w14:val="none"/>
        </w:rPr>
        <w:t xml:space="preserve">H</w:t>
      </w:r>
      <w:r w:rsidRPr="139BFF32" w:rsidR="5D3F4AA8">
        <w:rPr>
          <w:rFonts w:eastAsia="Times New Roman" w:cs="Calibri" w:cstheme="minorAscii"/>
          <w:color w:val="000000"/>
          <w:kern w:val="0"/>
          <w:sz w:val="24"/>
          <w:szCs w:val="24"/>
          <w:lang w:eastAsia="en-IE"/>
          <w14:ligatures w14:val="none"/>
        </w:rPr>
        <w:t xml:space="preserve"> </w:t>
      </w:r>
      <w:r w:rsidRPr="139BFF32" w:rsidR="5D3F4AA8">
        <w:rPr>
          <w:rFonts w:eastAsia="Times New Roman" w:cs="Calibri" w:cstheme="minorAscii"/>
          <w:color w:val="000000"/>
          <w:kern w:val="0"/>
          <w:sz w:val="24"/>
          <w:szCs w:val="24"/>
          <w:lang w:eastAsia="en-IE"/>
          <w14:ligatures w14:val="none"/>
        </w:rPr>
        <w:t xml:space="preserve">sites are not going to be directly </w:t>
      </w:r>
      <w:r w:rsidRPr="139BFF32" w:rsidR="5D3F4AA8">
        <w:rPr>
          <w:rFonts w:eastAsia="Times New Roman" w:cs="Calibri" w:cstheme="minorAscii"/>
          <w:color w:val="000000"/>
          <w:kern w:val="0"/>
          <w:sz w:val="24"/>
          <w:szCs w:val="24"/>
          <w:lang w:eastAsia="en-IE"/>
          <w14:ligatures w14:val="none"/>
        </w:rPr>
        <w:t xml:space="preserve">connected together</w:t>
      </w:r>
      <w:r w:rsidRPr="139BFF32" w:rsidR="5D3F4AA8">
        <w:rPr>
          <w:rFonts w:eastAsia="Times New Roman" w:cs="Calibri" w:cstheme="minorAscii"/>
          <w:color w:val="000000"/>
          <w:kern w:val="0"/>
          <w:sz w:val="24"/>
          <w:szCs w:val="24"/>
          <w:lang w:eastAsia="en-IE"/>
          <w14:ligatures w14:val="none"/>
        </w:rPr>
        <w:t xml:space="preserve"> but will use the Internet and a WAN technology which provides a VPN between the sites. The traffic between the </w:t>
      </w:r>
      <w:r w:rsidRPr="3C20EEEB" w:rsidR="4B732430">
        <w:rPr>
          <w:rFonts w:ascii="Aptos" w:hAnsi="Aptos" w:eastAsia="Aptos" w:cs="Aptos"/>
          <w:b w:val="1"/>
          <w:bCs w:val="1"/>
          <w:noProof w:val="0"/>
          <w:sz w:val="22"/>
          <w:szCs w:val="22"/>
          <w:lang w:val="en-IE"/>
        </w:rPr>
        <w:t>St. James's Campus</w:t>
      </w:r>
      <w:r w:rsidRPr="139BFF32" w:rsidR="5D3F4AA8">
        <w:rPr>
          <w:rFonts w:eastAsia="Times New Roman" w:cs="Calibri" w:cstheme="minorAscii"/>
          <w:color w:val="000000"/>
          <w:kern w:val="0"/>
          <w:sz w:val="24"/>
          <w:szCs w:val="24"/>
          <w:lang w:eastAsia="en-IE"/>
          <w14:ligatures w14:val="none"/>
        </w:rPr>
        <w:t xml:space="preserve"> and </w:t>
      </w:r>
      <w:r w:rsidRPr="139BFF32" w:rsidR="049471CE">
        <w:rPr>
          <w:rFonts w:eastAsia="Times New Roman" w:cs="Calibri" w:cstheme="minorAscii"/>
          <w:color w:val="000000"/>
          <w:kern w:val="0"/>
          <w:sz w:val="24"/>
          <w:szCs w:val="24"/>
          <w:lang w:eastAsia="en-IE"/>
          <w14:ligatures w14:val="none"/>
        </w:rPr>
        <w:t xml:space="preserve">Temple Street</w:t>
      </w:r>
      <w:r w:rsidRPr="139BFF32" w:rsidR="5D3F4AA8">
        <w:rPr>
          <w:rFonts w:eastAsia="Times New Roman" w:cs="Calibri" w:cstheme="minorAscii"/>
          <w:color w:val="000000"/>
          <w:kern w:val="0"/>
          <w:sz w:val="24"/>
          <w:szCs w:val="24"/>
          <w:lang w:eastAsia="en-IE"/>
          <w14:ligatures w14:val="none"/>
        </w:rPr>
        <w:t xml:space="preserve"> </w:t>
      </w:r>
      <w:r w:rsidRPr="139BFF32" w:rsidR="5D3F4AA8">
        <w:rPr>
          <w:rFonts w:eastAsia="Times New Roman" w:cs="Calibri" w:cstheme="minorAscii"/>
          <w:color w:val="000000"/>
          <w:kern w:val="0"/>
          <w:sz w:val="24"/>
          <w:szCs w:val="24"/>
          <w:lang w:eastAsia="en-IE"/>
          <w14:ligatures w14:val="none"/>
        </w:rPr>
        <w:t xml:space="preserve">and at least one other set of branches should be encrypted (at least two other sets of branches for groups of size 3)</w:t>
      </w:r>
      <w:r w:rsidRPr="139BFF32" w:rsidR="05C92ED2">
        <w:rPr>
          <w:rFonts w:eastAsia="Times New Roman" w:cs="Calibri" w:cstheme="minorAscii"/>
          <w:color w:val="000000"/>
          <w:kern w:val="0"/>
          <w:sz w:val="24"/>
          <w:szCs w:val="24"/>
          <w:lang w:eastAsia="en-IE"/>
          <w14:ligatures w14:val="none"/>
        </w:rPr>
        <w:t>.</w:t>
      </w:r>
    </w:p>
    <w:p w:rsidRPr="0012563A" w:rsidR="009A77F6" w:rsidP="48F24ED2" w:rsidRDefault="009A77F6" w14:paraId="1B279C29" w14:textId="6205B6E8">
      <w:pPr>
        <w:spacing w:after="120" w:line="240" w:lineRule="auto"/>
        <w:rPr>
          <w:rFonts w:eastAsia="Times New Roman" w:cs="Calibri" w:cstheme="minorAscii"/>
          <w:b w:val="1"/>
          <w:bCs w:val="1"/>
          <w:color w:val="000000" w:themeColor="text1" w:themeTint="FF" w:themeShade="FF"/>
          <w:sz w:val="24"/>
          <w:szCs w:val="24"/>
          <w:lang w:eastAsia="en-IE"/>
        </w:rPr>
      </w:pPr>
      <w:r w:rsidRPr="48F24ED2">
        <w:rPr>
          <w:rFonts w:eastAsia="Times New Roman" w:cs="Calibri" w:cstheme="minorAscii"/>
          <w:b w:val="1"/>
          <w:bCs w:val="1"/>
          <w:color w:val="000000"/>
          <w:kern w:val="0"/>
          <w:sz w:val="24"/>
          <w:szCs w:val="24"/>
          <w:lang w:eastAsia="en-IE"/>
          <w14:ligatures w14:val="none"/>
        </w:rPr>
        <w:t xml:space="preserve">Step 6 </w:t>
      </w:r>
      <w:ins w:author="Utilizator invitat" w:date="2024-11-26T12:41:41.873Z" w:id="1444502865">
        <w:r w:rsidRPr="3FB934D5" w:rsidR="3FB934D5">
          <w:rPr>
            <w:rFonts w:eastAsia="Times New Roman" w:cs="Calibri" w:cstheme="minorAscii"/>
            <w:b w:val="1"/>
            <w:bCs w:val="1"/>
            <w:color w:val="000000" w:themeColor="text1" w:themeTint="FF" w:themeShade="FF"/>
            <w:sz w:val="24"/>
            <w:szCs w:val="24"/>
            <w:lang w:eastAsia="en-IE"/>
          </w:rPr>
          <w:t>#</w:t>
        </w:r>
      </w:ins>
    </w:p>
    <w:p w:rsidRPr="0012563A" w:rsidR="009A77F6" w:rsidP="3FB934D5" w:rsidRDefault="009A77F6" w14:paraId="590CEE37" w14:textId="58C3AC21">
      <w:pPr>
        <w:spacing w:after="120" w:line="240" w:lineRule="auto"/>
        <w:rPr>
          <w:rFonts w:eastAsia="Times New Roman" w:cs="Calibri" w:cstheme="minorAscii"/>
          <w:kern w:val="0"/>
          <w:sz w:val="24"/>
          <w:szCs w:val="24"/>
          <w:lang w:eastAsia="en-IE"/>
          <w14:ligatures w14:val="none"/>
        </w:rPr>
      </w:pPr>
      <w:r w:rsidRPr="3FB934D5" w:rsidR="009A77F6">
        <w:rPr>
          <w:rFonts w:eastAsia="Times New Roman" w:cs="Calibri" w:cstheme="minorAscii"/>
          <w:color w:val="000000"/>
          <w:kern w:val="0"/>
          <w:sz w:val="24"/>
          <w:szCs w:val="24"/>
          <w:lang w:eastAsia="en-IE"/>
          <w14:ligatures w14:val="none"/>
        </w:rPr>
        <w:t xml:space="preserve">There are </w:t>
      </w:r>
      <w:r w:rsidRPr="3FB934D5" w:rsidR="009A77F6">
        <w:rPr>
          <w:rFonts w:eastAsia="Times New Roman" w:cs="Calibri" w:cstheme="minorAscii"/>
          <w:color w:val="000000"/>
          <w:kern w:val="0"/>
          <w:sz w:val="24"/>
          <w:szCs w:val="24"/>
          <w:lang w:eastAsia="en-IE"/>
          <w14:ligatures w14:val="none"/>
        </w:rPr>
        <w:t xml:space="preserve">a number of</w:t>
      </w:r>
      <w:r w:rsidRPr="3FB934D5" w:rsidR="009A77F6">
        <w:rPr>
          <w:rFonts w:eastAsia="Times New Roman" w:cs="Calibri" w:cstheme="minorAscii"/>
          <w:color w:val="000000"/>
          <w:kern w:val="0"/>
          <w:sz w:val="24"/>
          <w:szCs w:val="24"/>
          <w:lang w:eastAsia="en-IE"/>
          <w14:ligatures w14:val="none"/>
        </w:rPr>
        <w:t xml:space="preserve"> different users on the network such as IT staff, </w:t>
      </w:r>
      <w:r w:rsidRPr="3FB934D5" w:rsidR="67174BFA">
        <w:rPr>
          <w:rFonts w:eastAsia="Times New Roman" w:cs="Calibri" w:cstheme="minorAscii"/>
          <w:color w:val="000000"/>
          <w:kern w:val="0"/>
          <w:sz w:val="24"/>
          <w:szCs w:val="24"/>
          <w:lang w:eastAsia="en-IE"/>
          <w14:ligatures w14:val="none"/>
        </w:rPr>
        <w:t xml:space="preserve">Medical</w:t>
      </w:r>
      <w:r w:rsidRPr="3FB934D5" w:rsidR="00153FCC">
        <w:rPr>
          <w:rFonts w:eastAsia="Times New Roman" w:cs="Calibri" w:cstheme="minorAscii"/>
          <w:color w:val="000000"/>
          <w:kern w:val="0"/>
          <w:sz w:val="24"/>
          <w:szCs w:val="24"/>
          <w:lang w:eastAsia="en-IE"/>
          <w14:ligatures w14:val="none"/>
        </w:rPr>
        <w:t xml:space="preserve">, Accounting, HR</w:t>
      </w:r>
      <w:r w:rsidRPr="3FB934D5" w:rsidR="6215ACAC">
        <w:rPr>
          <w:rFonts w:eastAsia="Times New Roman" w:cs="Calibri" w:cstheme="minorAscii"/>
          <w:color w:val="000000"/>
          <w:kern w:val="0"/>
          <w:sz w:val="24"/>
          <w:szCs w:val="24"/>
          <w:lang w:eastAsia="en-IE"/>
          <w14:ligatures w14:val="none"/>
        </w:rPr>
        <w:t xml:space="preserve">, etc</w:t>
      </w:r>
      <w:r w:rsidRPr="3FB934D5" w:rsidR="009A77F6">
        <w:rPr>
          <w:rFonts w:eastAsia="Times New Roman" w:cs="Calibri" w:cstheme="minorAscii"/>
          <w:color w:val="000000"/>
          <w:kern w:val="0"/>
          <w:sz w:val="24"/>
          <w:szCs w:val="24"/>
          <w:lang w:eastAsia="en-IE"/>
          <w14:ligatures w14:val="none"/>
        </w:rPr>
        <w:t>. We wish to restrict certain network access rights for different users.  </w:t>
      </w:r>
    </w:p>
    <w:p w:rsidRPr="0012563A" w:rsidR="009A77F6" w:rsidP="3FB934D5" w:rsidRDefault="009A77F6" w14:paraId="601B9F5A" w14:textId="77777777">
      <w:pPr>
        <w:numPr>
          <w:ilvl w:val="0"/>
          <w:numId w:val="3"/>
        </w:numPr>
        <w:spacing w:after="0" w:line="240" w:lineRule="auto"/>
        <w:ind w:right="61"/>
        <w:jc w:val="both"/>
        <w:textAlignment w:val="baseline"/>
        <w:rPr>
          <w:rFonts w:eastAsia="Times New Roman" w:cs="Calibri" w:cstheme="minorAscii"/>
          <w:color w:val="000000"/>
          <w:kern w:val="0"/>
          <w:sz w:val="24"/>
          <w:szCs w:val="24"/>
          <w:lang w:eastAsia="en-IE"/>
          <w14:ligatures w14:val="none"/>
        </w:rPr>
      </w:pPr>
      <w:r w:rsidRPr="3FB934D5">
        <w:rPr>
          <w:rFonts w:eastAsia="Times New Roman" w:cs="Calibri" w:cstheme="minorAscii"/>
          <w:color w:val="000000"/>
          <w:kern w:val="0"/>
          <w:sz w:val="24"/>
          <w:szCs w:val="24"/>
          <w:lang w:eastAsia="en-IE"/>
          <w14:ligatures w14:val="none"/>
        </w:rPr>
        <w:t>The IT staff should be the only staff members who can access network devices through SSH.</w:t>
      </w:r>
    </w:p>
    <w:p w:rsidRPr="0012563A" w:rsidR="009A77F6" w:rsidP="3FB934D5" w:rsidRDefault="009A77F6" w14:paraId="1EBD24B3" w14:textId="109126A6">
      <w:pPr>
        <w:numPr>
          <w:ilvl w:val="0"/>
          <w:numId w:val="3"/>
        </w:numPr>
        <w:spacing w:after="0" w:line="240" w:lineRule="auto"/>
        <w:ind w:right="61"/>
        <w:jc w:val="both"/>
        <w:textAlignment w:val="baseline"/>
        <w:rPr>
          <w:rFonts w:eastAsia="Times New Roman" w:cs="Calibri" w:cstheme="minorAscii"/>
          <w:color w:val="000000"/>
          <w:kern w:val="0"/>
          <w:sz w:val="24"/>
          <w:szCs w:val="24"/>
          <w:lang w:eastAsia="en-IE"/>
          <w14:ligatures w14:val="none"/>
        </w:rPr>
      </w:pPr>
      <w:r w:rsidRPr="3FB934D5">
        <w:rPr>
          <w:rFonts w:eastAsia="Times New Roman" w:cs="Calibri" w:cstheme="minorAscii"/>
          <w:color w:val="000000"/>
          <w:kern w:val="0"/>
          <w:sz w:val="24"/>
          <w:szCs w:val="24"/>
          <w:lang w:eastAsia="en-IE"/>
          <w14:ligatures w14:val="none"/>
        </w:rPr>
        <w:t>Block “Admin” staff from accessing everything except for the servers and the Internet. </w:t>
      </w:r>
    </w:p>
    <w:p w:rsidRPr="00153FCC" w:rsidR="009A77F6" w:rsidP="48A25EA7" w:rsidRDefault="00153FCC" w14:paraId="52911787" w14:textId="1494EBDF">
      <w:pPr>
        <w:numPr>
          <w:ilvl w:val="0"/>
          <w:numId w:val="3"/>
        </w:numPr>
        <w:spacing w:after="0" w:line="240" w:lineRule="auto"/>
        <w:ind w:right="61"/>
        <w:textAlignment w:val="baseline"/>
        <w:rPr>
          <w:rFonts w:eastAsia="Times New Roman"/>
          <w:kern w:val="0"/>
          <w:sz w:val="24"/>
          <w:szCs w:val="24"/>
          <w:lang w:eastAsia="en-IE"/>
          <w14:ligatures w14:val="none"/>
        </w:rPr>
      </w:pPr>
      <w:r w:rsidRPr="48A25EA7">
        <w:rPr>
          <w:rFonts w:eastAsia="Times New Roman"/>
          <w:color w:val="000000"/>
          <w:kern w:val="0"/>
          <w:sz w:val="24"/>
          <w:szCs w:val="24"/>
          <w:lang w:eastAsia="en-IE"/>
          <w14:ligatures w14:val="none"/>
        </w:rPr>
        <w:t>H</w:t>
      </w:r>
      <w:r w:rsidRPr="48A25EA7" w:rsidDel="00153FCC">
        <w:rPr>
          <w:rFonts w:eastAsia="Times New Roman"/>
          <w:color w:val="000000" w:themeColor="text1"/>
          <w:sz w:val="24"/>
          <w:szCs w:val="24"/>
          <w:lang w:eastAsia="en-IE"/>
        </w:rPr>
        <w:t>R should be allowed to access all parts of the network but all other aspects of the network should not be able to access HR staff</w:t>
      </w:r>
      <w:r w:rsidRPr="48A25EA7">
        <w:rPr>
          <w:rFonts w:eastAsia="Times New Roman"/>
          <w:color w:val="000000"/>
          <w:kern w:val="0"/>
          <w:sz w:val="24"/>
          <w:szCs w:val="24"/>
          <w:lang w:eastAsia="en-IE"/>
          <w14:ligatures w14:val="none"/>
        </w:rPr>
        <w:t xml:space="preserve">. </w:t>
      </w:r>
    </w:p>
    <w:p w:rsidRPr="0012563A" w:rsidR="009A77F6" w:rsidP="3FB934D5" w:rsidRDefault="009A77F6" w14:paraId="23408277" w14:textId="415AED85">
      <w:pPr>
        <w:numPr>
          <w:ilvl w:val="0"/>
          <w:numId w:val="4"/>
        </w:numPr>
        <w:spacing w:after="120" w:line="240" w:lineRule="auto"/>
        <w:ind w:right="62"/>
        <w:jc w:val="both"/>
        <w:textAlignment w:val="baseline"/>
        <w:rPr>
          <w:rFonts w:eastAsia="Times New Roman" w:cs="Calibri" w:cstheme="minorAscii"/>
          <w:color w:val="000000"/>
          <w:kern w:val="0"/>
          <w:sz w:val="24"/>
          <w:szCs w:val="24"/>
          <w:lang w:eastAsia="en-IE"/>
          <w14:ligatures w14:val="none"/>
        </w:rPr>
      </w:pPr>
      <w:r w:rsidRPr="3FB934D5" w:rsidR="009A77F6">
        <w:rPr>
          <w:rFonts w:eastAsia="Times New Roman" w:cs="Calibri" w:cstheme="minorAscii"/>
          <w:color w:val="000000"/>
          <w:kern w:val="0"/>
          <w:sz w:val="24"/>
          <w:szCs w:val="24"/>
          <w:shd w:val="clear" w:color="auto" w:fill="FFFFFF"/>
          <w:lang w:eastAsia="en-IE"/>
          <w14:ligatures w14:val="none"/>
        </w:rPr>
        <w:t xml:space="preserve">Allow the Internet to access the servers in </w:t>
      </w:r>
      <w:r w:rsidRPr="3FB934D5" w:rsidR="56F68B77">
        <w:rPr>
          <w:rFonts w:eastAsia="Times New Roman" w:cs="Calibri" w:cstheme="minorAscii"/>
          <w:color w:val="000000"/>
          <w:kern w:val="0"/>
          <w:sz w:val="24"/>
          <w:szCs w:val="24"/>
          <w:shd w:val="clear" w:color="auto" w:fill="FFFFFF"/>
          <w:lang w:eastAsia="en-IE"/>
          <w14:ligatures w14:val="none"/>
        </w:rPr>
        <w:t xml:space="preserve">Temple Street </w:t>
      </w:r>
      <w:r w:rsidRPr="3FB934D5" w:rsidR="009A77F6">
        <w:rPr>
          <w:rFonts w:eastAsia="Times New Roman" w:cs="Calibri" w:cstheme="minorAscii"/>
          <w:color w:val="000000"/>
          <w:kern w:val="0"/>
          <w:sz w:val="24"/>
          <w:szCs w:val="24"/>
          <w:shd w:val="clear" w:color="auto" w:fill="FFFFFF"/>
          <w:lang w:eastAsia="en-IE"/>
          <w14:ligatures w14:val="none"/>
        </w:rPr>
        <w:t>for email and Internet traffic only. Block access to all other parts of the network. </w:t>
      </w:r>
    </w:p>
    <w:p w:rsidRPr="0012563A" w:rsidR="009A77F6" w:rsidP="009A77F6" w:rsidRDefault="009A77F6" w14:paraId="4DDAD434" w14:textId="77777777">
      <w:pPr>
        <w:spacing w:after="120" w:line="240" w:lineRule="auto"/>
        <w:ind w:right="60"/>
        <w:jc w:val="both"/>
        <w:rPr>
          <w:rFonts w:eastAsia="Times New Roman" w:cstheme="minorHAnsi"/>
          <w:kern w:val="0"/>
          <w:sz w:val="24"/>
          <w:szCs w:val="24"/>
          <w:lang w:eastAsia="en-IE"/>
          <w14:ligatures w14:val="none"/>
        </w:rPr>
      </w:pPr>
      <w:r w:rsidRPr="0012563A">
        <w:rPr>
          <w:rFonts w:eastAsia="Times New Roman" w:cstheme="minorHAnsi"/>
          <w:b/>
          <w:bCs/>
          <w:color w:val="000000"/>
          <w:kern w:val="0"/>
          <w:sz w:val="24"/>
          <w:szCs w:val="24"/>
          <w:shd w:val="clear" w:color="auto" w:fill="FFFFFF"/>
          <w:lang w:eastAsia="en-IE"/>
          <w14:ligatures w14:val="none"/>
        </w:rPr>
        <w:t>How to start</w:t>
      </w:r>
    </w:p>
    <w:p w:rsidRPr="0012563A" w:rsidR="009A77F6" w:rsidP="009A77F6" w:rsidRDefault="009A77F6" w14:paraId="5F0BAD60" w14:textId="77777777">
      <w:pPr>
        <w:numPr>
          <w:ilvl w:val="0"/>
          <w:numId w:val="5"/>
        </w:numPr>
        <w:spacing w:after="0" w:line="240" w:lineRule="auto"/>
        <w:ind w:right="60"/>
        <w:jc w:val="both"/>
        <w:textAlignment w:val="baseline"/>
        <w:rPr>
          <w:rFonts w:eastAsia="Times New Roman" w:cstheme="minorHAnsi"/>
          <w:color w:val="000000"/>
          <w:kern w:val="0"/>
          <w:sz w:val="24"/>
          <w:szCs w:val="24"/>
          <w:lang w:eastAsia="en-IE"/>
          <w14:ligatures w14:val="none"/>
        </w:rPr>
      </w:pPr>
      <w:r w:rsidRPr="0012563A">
        <w:rPr>
          <w:rFonts w:eastAsia="Times New Roman" w:cstheme="minorHAnsi"/>
          <w:color w:val="000000"/>
          <w:kern w:val="0"/>
          <w:sz w:val="24"/>
          <w:szCs w:val="24"/>
          <w:shd w:val="clear" w:color="auto" w:fill="FFFFFF"/>
          <w:lang w:eastAsia="en-IE"/>
          <w14:ligatures w14:val="none"/>
        </w:rPr>
        <w:t>Form a group, once formed email James the group members.</w:t>
      </w:r>
    </w:p>
    <w:p w:rsidRPr="0012563A" w:rsidR="009A77F6" w:rsidP="7320887B" w:rsidRDefault="009A77F6" w14:paraId="57257BCA" w14:textId="3AF60CF3">
      <w:pPr>
        <w:numPr>
          <w:ilvl w:val="0"/>
          <w:numId w:val="5"/>
        </w:numPr>
        <w:spacing w:after="0" w:line="240" w:lineRule="auto"/>
        <w:ind w:right="60"/>
        <w:jc w:val="both"/>
        <w:textAlignment w:val="baseline"/>
        <w:rPr>
          <w:rFonts w:eastAsia="Times New Roman"/>
          <w:color w:val="000000"/>
          <w:kern w:val="0"/>
          <w:sz w:val="24"/>
          <w:szCs w:val="24"/>
          <w:lang w:eastAsia="en-IE"/>
          <w14:ligatures w14:val="none"/>
        </w:rPr>
      </w:pPr>
      <w:r w:rsidRPr="7320887B">
        <w:rPr>
          <w:rFonts w:eastAsia="Times New Roman"/>
          <w:color w:val="000000"/>
          <w:kern w:val="0"/>
          <w:sz w:val="24"/>
          <w:szCs w:val="24"/>
          <w:shd w:val="clear" w:color="auto" w:fill="FFFFFF"/>
          <w:lang w:eastAsia="en-IE"/>
          <w14:ligatures w14:val="none"/>
        </w:rPr>
        <w:t>Select 2 sites that you are going to implement. </w:t>
      </w:r>
    </w:p>
    <w:p w:rsidRPr="0012563A" w:rsidR="009A77F6" w:rsidP="7320887B" w:rsidRDefault="009A77F6" w14:paraId="5E071796" w14:textId="14450C35">
      <w:pPr>
        <w:numPr>
          <w:ilvl w:val="0"/>
          <w:numId w:val="5"/>
        </w:numPr>
        <w:spacing w:after="0" w:line="240" w:lineRule="auto"/>
        <w:ind w:right="60"/>
        <w:jc w:val="both"/>
        <w:textAlignment w:val="baseline"/>
        <w:rPr>
          <w:rFonts w:eastAsia="Times New Roman"/>
          <w:color w:val="000000"/>
          <w:kern w:val="0"/>
          <w:sz w:val="24"/>
          <w:szCs w:val="24"/>
          <w:lang w:eastAsia="en-IE"/>
          <w14:ligatures w14:val="none"/>
        </w:rPr>
      </w:pPr>
      <w:r w:rsidRPr="7320887B" w:rsidR="009A77F6">
        <w:rPr>
          <w:rFonts w:eastAsia="Times New Roman"/>
          <w:color w:val="000000"/>
          <w:kern w:val="0"/>
          <w:sz w:val="24"/>
          <w:szCs w:val="24"/>
          <w:shd w:val="clear" w:color="auto" w:fill="FFFFFF"/>
          <w:lang w:eastAsia="en-IE"/>
          <w14:ligatures w14:val="none"/>
        </w:rPr>
        <w:t xml:space="preserve">Select an IP address </w:t>
      </w:r>
      <w:r w:rsidRPr="7320887B" w:rsidR="009A77F6">
        <w:rPr>
          <w:rFonts w:eastAsia="Times New Roman"/>
          <w:color w:val="000000"/>
          <w:kern w:val="0"/>
          <w:sz w:val="24"/>
          <w:szCs w:val="24"/>
          <w:shd w:val="clear" w:color="auto" w:fill="FFFFFF"/>
          <w:lang w:eastAsia="en-IE"/>
          <w14:ligatures w14:val="none"/>
        </w:rPr>
        <w:t>range</w:t>
      </w:r>
      <w:r w:rsidRPr="7320887B" w:rsidR="009A77F6">
        <w:rPr>
          <w:rFonts w:eastAsia="Times New Roman"/>
          <w:color w:val="000000"/>
          <w:kern w:val="0"/>
          <w:sz w:val="24"/>
          <w:szCs w:val="24"/>
          <w:shd w:val="clear" w:color="auto" w:fill="FFFFFF"/>
          <w:lang w:eastAsia="en-IE"/>
          <w14:ligatures w14:val="none"/>
        </w:rPr>
        <w:t xml:space="preserve"> from the Network ranges spreadsheet in step 2. Each person will use this range of addresse</w:t>
      </w:r>
      <w:r w:rsidRPr="7320887B" w:rsidR="48261FE4">
        <w:rPr>
          <w:rFonts w:eastAsia="Times New Roman"/>
          <w:color w:val="000000"/>
          <w:kern w:val="0"/>
          <w:sz w:val="24"/>
          <w:szCs w:val="24"/>
          <w:shd w:val="clear" w:color="auto" w:fill="FFFFFF"/>
          <w:lang w:eastAsia="en-IE"/>
          <w14:ligatures w14:val="none"/>
        </w:rPr>
        <w:t>s</w:t>
      </w:r>
      <w:r w:rsidRPr="7320887B" w:rsidR="009A77F6">
        <w:rPr>
          <w:rFonts w:eastAsia="Times New Roman"/>
          <w:color w:val="000000"/>
          <w:kern w:val="0"/>
          <w:sz w:val="24"/>
          <w:szCs w:val="24"/>
          <w:shd w:val="clear" w:color="auto" w:fill="FFFFFF"/>
          <w:lang w:eastAsia="en-IE"/>
          <w14:ligatures w14:val="none"/>
        </w:rPr>
        <w:t xml:space="preserve"> for their own 2 site.</w:t>
      </w:r>
    </w:p>
    <w:p w:rsidRPr="0012563A" w:rsidR="009A77F6" w:rsidP="3C20EEEB" w:rsidRDefault="009A77F6" w14:paraId="7B797A8B" w14:textId="60EC7839">
      <w:pPr>
        <w:numPr>
          <w:ilvl w:val="0"/>
          <w:numId w:val="5"/>
        </w:numPr>
        <w:spacing w:after="0" w:line="240" w:lineRule="auto"/>
        <w:ind w:right="60"/>
        <w:jc w:val="both"/>
        <w:textAlignment w:val="baseline"/>
        <w:rPr>
          <w:rFonts w:eastAsia="Times New Roman" w:cs="Calibri" w:cstheme="minorAscii"/>
          <w:color w:val="000000"/>
          <w:kern w:val="0"/>
          <w:sz w:val="24"/>
          <w:szCs w:val="24"/>
          <w:lang w:eastAsia="en-IE"/>
          <w14:ligatures w14:val="none"/>
        </w:rPr>
      </w:pPr>
      <w:r w:rsidRPr="3C20EEEB" w:rsidR="009A77F6">
        <w:rPr>
          <w:rFonts w:eastAsia="Times New Roman" w:cs="Calibri" w:cstheme="minorAscii"/>
          <w:color w:val="000000"/>
          <w:kern w:val="0"/>
          <w:sz w:val="24"/>
          <w:szCs w:val="24"/>
          <w:shd w:val="clear" w:color="auto" w:fill="FFFFFF"/>
          <w:lang w:eastAsia="en-IE"/>
          <w14:ligatures w14:val="none"/>
        </w:rPr>
        <w:t xml:space="preserve">Use the VLSM calculator to create network ranges for each VLAN in your network. E.g. </w:t>
      </w:r>
      <w:r w:rsidRPr="3C20EEEB" w:rsidR="24771412">
        <w:rPr>
          <w:rFonts w:eastAsia="Times New Roman" w:cs="Calibri" w:cstheme="minorAscii"/>
          <w:color w:val="000000" w:themeColor="text1" w:themeTint="FF" w:themeShade="FF"/>
          <w:sz w:val="24"/>
          <w:szCs w:val="24"/>
          <w:lang w:eastAsia="en-IE"/>
        </w:rPr>
        <w:t>IT staff, Medical, Accounting, HR,</w:t>
      </w:r>
    </w:p>
    <w:p w:rsidRPr="005A70E7" w:rsidR="009A77F6" w:rsidP="009A77F6" w:rsidRDefault="009A77F6" w14:paraId="6FD60BD2" w14:textId="27F063DD">
      <w:pPr>
        <w:numPr>
          <w:ilvl w:val="0"/>
          <w:numId w:val="5"/>
        </w:numPr>
        <w:spacing w:after="0" w:line="240" w:lineRule="auto"/>
        <w:ind w:right="60"/>
        <w:jc w:val="both"/>
        <w:textAlignment w:val="baseline"/>
        <w:rPr>
          <w:rFonts w:eastAsia="Times New Roman" w:cstheme="minorHAnsi"/>
          <w:color w:val="000000"/>
          <w:kern w:val="0"/>
          <w:sz w:val="24"/>
          <w:szCs w:val="24"/>
          <w:lang w:eastAsia="en-IE"/>
          <w14:ligatures w14:val="none"/>
        </w:rPr>
      </w:pPr>
      <w:r w:rsidRPr="0012563A">
        <w:rPr>
          <w:rFonts w:eastAsia="Times New Roman" w:cstheme="minorHAnsi"/>
          <w:color w:val="000000"/>
          <w:kern w:val="0"/>
          <w:sz w:val="24"/>
          <w:szCs w:val="24"/>
          <w:shd w:val="clear" w:color="auto" w:fill="FFFFFF"/>
          <w:lang w:eastAsia="en-IE"/>
          <w14:ligatures w14:val="none"/>
        </w:rPr>
        <w:t>Show James the plan</w:t>
      </w:r>
    </w:p>
    <w:p w:rsidRPr="00D0021F" w:rsidR="005A70E7" w:rsidP="005A70E7" w:rsidRDefault="005A70E7" w14:paraId="7B9DDC01" w14:textId="3457FA1A">
      <w:pPr>
        <w:numPr>
          <w:ilvl w:val="0"/>
          <w:numId w:val="5"/>
        </w:numPr>
        <w:spacing w:after="120" w:line="240" w:lineRule="auto"/>
        <w:ind w:right="60"/>
        <w:jc w:val="both"/>
        <w:textAlignment w:val="baseline"/>
        <w:rPr>
          <w:rFonts w:eastAsia="Times New Roman" w:cstheme="minorHAnsi"/>
          <w:color w:val="000000"/>
          <w:kern w:val="0"/>
          <w:sz w:val="24"/>
          <w:szCs w:val="24"/>
          <w:lang w:eastAsia="en-IE"/>
          <w14:ligatures w14:val="none"/>
        </w:rPr>
      </w:pPr>
      <w:r>
        <w:rPr>
          <w:rFonts w:eastAsia="Times New Roman" w:cstheme="minorHAnsi"/>
          <w:color w:val="000000"/>
          <w:kern w:val="0"/>
          <w:sz w:val="24"/>
          <w:szCs w:val="24"/>
          <w:shd w:val="clear" w:color="auto" w:fill="FFFFFF"/>
          <w:lang w:eastAsia="en-IE"/>
          <w14:ligatures w14:val="none"/>
        </w:rPr>
        <w:t xml:space="preserve">Start to configure </w:t>
      </w:r>
      <w:r w:rsidRPr="0012563A">
        <w:rPr>
          <w:rFonts w:eastAsia="Times New Roman" w:cstheme="minorHAnsi"/>
          <w:color w:val="000000"/>
          <w:kern w:val="0"/>
          <w:sz w:val="24"/>
          <w:szCs w:val="24"/>
          <w:shd w:val="clear" w:color="auto" w:fill="FFFFFF"/>
          <w:lang w:eastAsia="en-IE"/>
          <w14:ligatures w14:val="none"/>
        </w:rPr>
        <w:t>a topology</w:t>
      </w:r>
      <w:r>
        <w:rPr>
          <w:rFonts w:eastAsia="Times New Roman" w:cstheme="minorHAnsi"/>
          <w:color w:val="000000"/>
          <w:kern w:val="0"/>
          <w:sz w:val="24"/>
          <w:szCs w:val="24"/>
          <w:lang w:eastAsia="en-IE"/>
          <w14:ligatures w14:val="none"/>
        </w:rPr>
        <w:t>.</w:t>
      </w:r>
    </w:p>
    <w:p w:rsidRPr="0012563A" w:rsidR="009A77F6" w:rsidP="7320887B" w:rsidRDefault="009A77F6" w14:paraId="0190753F" w14:textId="37BD8684">
      <w:pPr>
        <w:numPr>
          <w:ilvl w:val="0"/>
          <w:numId w:val="5"/>
        </w:numPr>
        <w:spacing w:after="0" w:line="240" w:lineRule="auto"/>
        <w:ind w:right="60"/>
        <w:jc w:val="both"/>
        <w:textAlignment w:val="baseline"/>
        <w:rPr>
          <w:del w:author="Guest User" w:date="2024-09-23T11:41:00Z" w16du:dateUtc="2024-09-23T11:41:09Z" w:id="59"/>
          <w:rFonts w:eastAsia="Times New Roman"/>
          <w:color w:val="000000"/>
          <w:kern w:val="0"/>
          <w:sz w:val="24"/>
          <w:szCs w:val="24"/>
          <w:lang w:eastAsia="en-IE"/>
          <w14:ligatures w14:val="none"/>
        </w:rPr>
      </w:pPr>
      <w:ins w:author="Guest User" w:date="2024-09-26T15:18:00Z" w:id="60">
        <w:r w:rsidRPr="7320887B">
          <w:rPr>
            <w:rFonts w:eastAsia="Times New Roman"/>
            <w:color w:val="000000"/>
            <w:kern w:val="0"/>
            <w:sz w:val="24"/>
            <w:szCs w:val="24"/>
            <w:shd w:val="clear" w:color="auto" w:fill="FFFFFF"/>
            <w:lang w:eastAsia="en-IE"/>
            <w14:ligatures w14:val="none"/>
          </w:rPr>
          <w:t xml:space="preserve"> </w:t>
        </w:r>
      </w:ins>
      <w:r w:rsidRPr="7320887B">
        <w:rPr>
          <w:rFonts w:eastAsia="Times New Roman"/>
          <w:color w:val="000000"/>
          <w:kern w:val="0"/>
          <w:sz w:val="24"/>
          <w:szCs w:val="24"/>
          <w:shd w:val="clear" w:color="auto" w:fill="FFFFFF"/>
          <w:lang w:eastAsia="en-IE"/>
          <w14:ligatures w14:val="none"/>
        </w:rPr>
        <w:t xml:space="preserve">Upload all of your </w:t>
      </w:r>
      <w:r w:rsidRPr="7320887B" w:rsidR="005A70E7">
        <w:rPr>
          <w:rFonts w:eastAsia="Times New Roman"/>
          <w:color w:val="000000"/>
          <w:kern w:val="0"/>
          <w:sz w:val="24"/>
          <w:szCs w:val="24"/>
          <w:shd w:val="clear" w:color="auto" w:fill="FFFFFF"/>
          <w:lang w:eastAsia="en-IE"/>
          <w14:ligatures w14:val="none"/>
        </w:rPr>
        <w:t xml:space="preserve">progress </w:t>
      </w:r>
      <w:r w:rsidRPr="7320887B">
        <w:rPr>
          <w:rFonts w:eastAsia="Times New Roman"/>
          <w:color w:val="000000"/>
          <w:kern w:val="0"/>
          <w:sz w:val="24"/>
          <w:szCs w:val="24"/>
          <w:shd w:val="clear" w:color="auto" w:fill="FFFFFF"/>
          <w:lang w:eastAsia="en-IE"/>
          <w14:ligatures w14:val="none"/>
        </w:rPr>
        <w:t xml:space="preserve">into the group project onto the </w:t>
      </w:r>
      <w:r w:rsidRPr="7320887B" w:rsidR="005A70E7">
        <w:rPr>
          <w:rFonts w:eastAsia="Times New Roman"/>
          <w:color w:val="000000"/>
          <w:kern w:val="0"/>
          <w:sz w:val="24"/>
          <w:szCs w:val="24"/>
          <w:shd w:val="clear" w:color="auto" w:fill="FFFFFF"/>
          <w:lang w:eastAsia="en-IE"/>
          <w14:ligatures w14:val="none"/>
        </w:rPr>
        <w:t xml:space="preserve">Teams </w:t>
      </w:r>
      <w:r w:rsidRPr="7320887B">
        <w:rPr>
          <w:rFonts w:eastAsia="Times New Roman"/>
          <w:color w:val="000000"/>
          <w:kern w:val="0"/>
          <w:sz w:val="24"/>
          <w:szCs w:val="24"/>
          <w:shd w:val="clear" w:color="auto" w:fill="FFFFFF"/>
          <w:lang w:eastAsia="en-IE"/>
          <w14:ligatures w14:val="none"/>
        </w:rPr>
        <w:t>communications channel. This will enable James to see who is working and who is not working.  </w:t>
      </w:r>
    </w:p>
    <w:p w:rsidRPr="0012563A" w:rsidR="004177A4" w:rsidP="7320887B" w:rsidRDefault="004177A4" w14:paraId="33A941E3" w14:textId="77777777">
      <w:pPr>
        <w:rPr>
          <w:del w:author="Guest User" w:date="2024-09-23T11:41:00Z" w16du:dateUtc="2024-09-23T11:41:08Z" w:id="61"/>
          <w:rFonts w:eastAsia="Times New Roman"/>
          <w:kern w:val="0"/>
          <w:sz w:val="24"/>
          <w:szCs w:val="24"/>
          <w:lang w:eastAsia="en-IE"/>
          <w14:ligatures w14:val="none"/>
        </w:rPr>
      </w:pPr>
    </w:p>
    <w:p w:rsidRPr="0012563A" w:rsidR="009A77F6" w:rsidP="7320887B" w:rsidRDefault="009A77F6" w14:paraId="7DD81DE4" w14:textId="77777777">
      <w:pPr>
        <w:rPr>
          <w:del w:author="Guest User" w:date="2024-09-23T11:41:00Z" w16du:dateUtc="2024-09-23T11:41:08Z" w:id="62"/>
        </w:rPr>
      </w:pPr>
    </w:p>
    <w:p w:rsidRPr="0012563A" w:rsidR="009A77F6" w:rsidP="7320887B" w:rsidRDefault="009A77F6" w14:paraId="535CE490" w14:textId="2DB9546F">
      <w:pPr>
        <w:rPr>
          <w:del w:author="Guest User" w:date="2024-09-23T11:41:00Z" w16du:dateUtc="2024-09-23T11:41:08Z" w:id="63"/>
        </w:rPr>
      </w:pPr>
    </w:p>
    <w:p w:rsidRPr="0012563A" w:rsidR="009A77F6" w:rsidP="7320887B" w:rsidRDefault="009A77F6" w14:paraId="39E90449" w14:textId="3B5635D1">
      <w:pPr>
        <w:rPr>
          <w:del w:author="Guest User" w:date="2024-09-23T11:41:00Z" w16du:dateUtc="2024-09-23T11:41:08Z" w:id="64"/>
        </w:rPr>
      </w:pPr>
    </w:p>
    <w:p w:rsidRPr="0012563A" w:rsidR="009A77F6" w:rsidP="7320887B" w:rsidRDefault="009A77F6" w14:paraId="755B6FD5" w14:textId="77777777">
      <w:pPr>
        <w:rPr>
          <w:ins w:author="(Student  C00282847) Kate Murphy" w:date="2024-09-23T14:52:00Z" w16du:dateUtc="2024-09-23T14:52:31Z" w:id="65"/>
          <w:del w:author="(Student  C00288283) Fredrick Mburu" w:date="2024-10-01T09:29:00Z" w16du:dateUtc="2024-10-01T09:29:27Z" w:id="66"/>
        </w:rPr>
      </w:pPr>
    </w:p>
    <w:p w:rsidR="4B0D50BF" w:rsidP="4B0D50BF" w:rsidRDefault="4B0D50BF" w14:paraId="5030E37C" w14:textId="03D6FF72">
      <w:pPr>
        <w:rPr>
          <w:ins w:author="(Student  C00282847) Kate Murphy" w:date="2024-09-23T14:52:00Z" w16du:dateUtc="2024-09-23T14:52:31Z" w:id="67"/>
        </w:rPr>
      </w:pPr>
    </w:p>
    <w:p w:rsidR="7320887B" w:rsidP="7320887B" w:rsidRDefault="7320887B" w14:paraId="090B31EF" w14:textId="36394058"/>
    <w:sectPr w:rsidR="7320887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textHash int2:hashCode="d3U9NGk0Kscne6" int2:id="tU1tJIKc">
      <int2:state int2:type="spell" int2:value="Rejected"/>
    </int2:textHash>
    <int2:bookmark int2:bookmarkName="_Int_ScmTwvZc" int2:invalidationBookmarkName="" int2:hashCode="0JQeaNqPOBUf+G" int2:id="WPvX5mDp">
      <int2:state int2:type="AugLoop_Text_Critique" int2:value="Rejected"/>
    </int2:bookmark>
    <int2:bookmark int2:bookmarkName="_Int_55CwopAr" int2:invalidationBookmarkName="" int2:hashCode="0JQeaNqPOBUf+G" int2:id="tvUNxbnP">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5dac1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304D0D"/>
    <w:multiLevelType w:val="multilevel"/>
    <w:tmpl w:val="458C7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A669CD"/>
    <w:multiLevelType w:val="multilevel"/>
    <w:tmpl w:val="415E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F3065"/>
    <w:multiLevelType w:val="multilevel"/>
    <w:tmpl w:val="79481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D830922"/>
    <w:multiLevelType w:val="multilevel"/>
    <w:tmpl w:val="0F2ED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4356B6"/>
    <w:multiLevelType w:val="hybridMultilevel"/>
    <w:tmpl w:val="B8C258AC"/>
    <w:lvl w:ilvl="0" w:tplc="18090001">
      <w:start w:val="1"/>
      <w:numFmt w:val="bullet"/>
      <w:lvlText w:val=""/>
      <w:lvlJc w:val="left"/>
      <w:pPr>
        <w:ind w:left="930" w:hanging="360"/>
      </w:pPr>
      <w:rPr>
        <w:rFonts w:hint="default" w:ascii="Symbol" w:hAnsi="Symbol"/>
      </w:rPr>
    </w:lvl>
    <w:lvl w:ilvl="1" w:tplc="18090003" w:tentative="1">
      <w:start w:val="1"/>
      <w:numFmt w:val="bullet"/>
      <w:lvlText w:val="o"/>
      <w:lvlJc w:val="left"/>
      <w:pPr>
        <w:ind w:left="1650" w:hanging="360"/>
      </w:pPr>
      <w:rPr>
        <w:rFonts w:hint="default" w:ascii="Courier New" w:hAnsi="Courier New" w:cs="Courier New"/>
      </w:rPr>
    </w:lvl>
    <w:lvl w:ilvl="2" w:tplc="18090005" w:tentative="1">
      <w:start w:val="1"/>
      <w:numFmt w:val="bullet"/>
      <w:lvlText w:val=""/>
      <w:lvlJc w:val="left"/>
      <w:pPr>
        <w:ind w:left="2370" w:hanging="360"/>
      </w:pPr>
      <w:rPr>
        <w:rFonts w:hint="default" w:ascii="Wingdings" w:hAnsi="Wingdings"/>
      </w:rPr>
    </w:lvl>
    <w:lvl w:ilvl="3" w:tplc="18090001" w:tentative="1">
      <w:start w:val="1"/>
      <w:numFmt w:val="bullet"/>
      <w:lvlText w:val=""/>
      <w:lvlJc w:val="left"/>
      <w:pPr>
        <w:ind w:left="3090" w:hanging="360"/>
      </w:pPr>
      <w:rPr>
        <w:rFonts w:hint="default" w:ascii="Symbol" w:hAnsi="Symbol"/>
      </w:rPr>
    </w:lvl>
    <w:lvl w:ilvl="4" w:tplc="18090003" w:tentative="1">
      <w:start w:val="1"/>
      <w:numFmt w:val="bullet"/>
      <w:lvlText w:val="o"/>
      <w:lvlJc w:val="left"/>
      <w:pPr>
        <w:ind w:left="3810" w:hanging="360"/>
      </w:pPr>
      <w:rPr>
        <w:rFonts w:hint="default" w:ascii="Courier New" w:hAnsi="Courier New" w:cs="Courier New"/>
      </w:rPr>
    </w:lvl>
    <w:lvl w:ilvl="5" w:tplc="18090005" w:tentative="1">
      <w:start w:val="1"/>
      <w:numFmt w:val="bullet"/>
      <w:lvlText w:val=""/>
      <w:lvlJc w:val="left"/>
      <w:pPr>
        <w:ind w:left="4530" w:hanging="360"/>
      </w:pPr>
      <w:rPr>
        <w:rFonts w:hint="default" w:ascii="Wingdings" w:hAnsi="Wingdings"/>
      </w:rPr>
    </w:lvl>
    <w:lvl w:ilvl="6" w:tplc="18090001" w:tentative="1">
      <w:start w:val="1"/>
      <w:numFmt w:val="bullet"/>
      <w:lvlText w:val=""/>
      <w:lvlJc w:val="left"/>
      <w:pPr>
        <w:ind w:left="5250" w:hanging="360"/>
      </w:pPr>
      <w:rPr>
        <w:rFonts w:hint="default" w:ascii="Symbol" w:hAnsi="Symbol"/>
      </w:rPr>
    </w:lvl>
    <w:lvl w:ilvl="7" w:tplc="18090003" w:tentative="1">
      <w:start w:val="1"/>
      <w:numFmt w:val="bullet"/>
      <w:lvlText w:val="o"/>
      <w:lvlJc w:val="left"/>
      <w:pPr>
        <w:ind w:left="5970" w:hanging="360"/>
      </w:pPr>
      <w:rPr>
        <w:rFonts w:hint="default" w:ascii="Courier New" w:hAnsi="Courier New" w:cs="Courier New"/>
      </w:rPr>
    </w:lvl>
    <w:lvl w:ilvl="8" w:tplc="18090005" w:tentative="1">
      <w:start w:val="1"/>
      <w:numFmt w:val="bullet"/>
      <w:lvlText w:val=""/>
      <w:lvlJc w:val="left"/>
      <w:pPr>
        <w:ind w:left="6690" w:hanging="360"/>
      </w:pPr>
      <w:rPr>
        <w:rFonts w:hint="default" w:ascii="Wingdings" w:hAnsi="Wingdings"/>
      </w:rPr>
    </w:lvl>
  </w:abstractNum>
  <w:abstractNum w:abstractNumId="5" w15:restartNumberingAfterBreak="0">
    <w:nsid w:val="4C4E1E26"/>
    <w:multiLevelType w:val="multilevel"/>
    <w:tmpl w:val="B0F6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7">
    <w:abstractNumId w:val="6"/>
  </w:num>
  <w:num w:numId="1" w16cid:durableId="1794133073">
    <w:abstractNumId w:val="0"/>
  </w:num>
  <w:num w:numId="2" w16cid:durableId="1501002251">
    <w:abstractNumId w:val="5"/>
  </w:num>
  <w:num w:numId="3" w16cid:durableId="1528563792">
    <w:abstractNumId w:val="2"/>
  </w:num>
  <w:num w:numId="4" w16cid:durableId="131875059">
    <w:abstractNumId w:val="3"/>
  </w:num>
  <w:num w:numId="5" w16cid:durableId="1117481717">
    <w:abstractNumId w:val="1"/>
  </w:num>
  <w:num w:numId="6" w16cid:durableId="836262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F6"/>
    <w:rsid w:val="00022EFA"/>
    <w:rsid w:val="001133CD"/>
    <w:rsid w:val="0012563A"/>
    <w:rsid w:val="00153FCC"/>
    <w:rsid w:val="001B21FD"/>
    <w:rsid w:val="002149E4"/>
    <w:rsid w:val="002A02D2"/>
    <w:rsid w:val="004177A4"/>
    <w:rsid w:val="00461EA9"/>
    <w:rsid w:val="00507872"/>
    <w:rsid w:val="00557F46"/>
    <w:rsid w:val="005A70E7"/>
    <w:rsid w:val="005B7899"/>
    <w:rsid w:val="005E10CD"/>
    <w:rsid w:val="00603ED4"/>
    <w:rsid w:val="006744D6"/>
    <w:rsid w:val="00676A77"/>
    <w:rsid w:val="006B1711"/>
    <w:rsid w:val="00764FB5"/>
    <w:rsid w:val="00765798"/>
    <w:rsid w:val="007F1390"/>
    <w:rsid w:val="0082319D"/>
    <w:rsid w:val="00831B44"/>
    <w:rsid w:val="008D5898"/>
    <w:rsid w:val="00902639"/>
    <w:rsid w:val="009453A8"/>
    <w:rsid w:val="009A77F6"/>
    <w:rsid w:val="009A7CD4"/>
    <w:rsid w:val="009B45E6"/>
    <w:rsid w:val="009F5D3C"/>
    <w:rsid w:val="00A03B11"/>
    <w:rsid w:val="00A06902"/>
    <w:rsid w:val="00A708F2"/>
    <w:rsid w:val="00A84324"/>
    <w:rsid w:val="00A97A60"/>
    <w:rsid w:val="00AD5F49"/>
    <w:rsid w:val="00AE09BF"/>
    <w:rsid w:val="00AE28C2"/>
    <w:rsid w:val="00BE67AC"/>
    <w:rsid w:val="00C51118"/>
    <w:rsid w:val="00C613EF"/>
    <w:rsid w:val="00CC4A5A"/>
    <w:rsid w:val="00D0021F"/>
    <w:rsid w:val="00DA1CE9"/>
    <w:rsid w:val="00DC73FB"/>
    <w:rsid w:val="00EB0C98"/>
    <w:rsid w:val="00F91A0A"/>
    <w:rsid w:val="00FE0FD6"/>
    <w:rsid w:val="010CA976"/>
    <w:rsid w:val="01895EE1"/>
    <w:rsid w:val="0282146E"/>
    <w:rsid w:val="02A534FD"/>
    <w:rsid w:val="031A9445"/>
    <w:rsid w:val="049471CE"/>
    <w:rsid w:val="05C92ED2"/>
    <w:rsid w:val="05FAF8C1"/>
    <w:rsid w:val="065F848F"/>
    <w:rsid w:val="07B1097A"/>
    <w:rsid w:val="07CDE22F"/>
    <w:rsid w:val="07CDE22F"/>
    <w:rsid w:val="081DBAFC"/>
    <w:rsid w:val="0AE13C38"/>
    <w:rsid w:val="0BE3304F"/>
    <w:rsid w:val="0BE3304F"/>
    <w:rsid w:val="0D58259F"/>
    <w:rsid w:val="0D6F81F4"/>
    <w:rsid w:val="0DF8DC20"/>
    <w:rsid w:val="0F629AB1"/>
    <w:rsid w:val="11E139E3"/>
    <w:rsid w:val="139BFF32"/>
    <w:rsid w:val="140D71FC"/>
    <w:rsid w:val="1495E2C2"/>
    <w:rsid w:val="163257B6"/>
    <w:rsid w:val="1B58F482"/>
    <w:rsid w:val="1BA727DD"/>
    <w:rsid w:val="1D2FA33A"/>
    <w:rsid w:val="1D698EB8"/>
    <w:rsid w:val="1EEC99FD"/>
    <w:rsid w:val="20F5A3B5"/>
    <w:rsid w:val="22A9A6DB"/>
    <w:rsid w:val="230653B3"/>
    <w:rsid w:val="24771412"/>
    <w:rsid w:val="2743840A"/>
    <w:rsid w:val="276D6BBF"/>
    <w:rsid w:val="28DCD212"/>
    <w:rsid w:val="2C2B4462"/>
    <w:rsid w:val="2E259A95"/>
    <w:rsid w:val="2E302896"/>
    <w:rsid w:val="2FA69721"/>
    <w:rsid w:val="3034296A"/>
    <w:rsid w:val="3148B4AF"/>
    <w:rsid w:val="34FC171E"/>
    <w:rsid w:val="355F7D60"/>
    <w:rsid w:val="3673A291"/>
    <w:rsid w:val="368C6AE8"/>
    <w:rsid w:val="38D0D7A9"/>
    <w:rsid w:val="3C20EEEB"/>
    <w:rsid w:val="3C54A58D"/>
    <w:rsid w:val="3C853985"/>
    <w:rsid w:val="3F1104AB"/>
    <w:rsid w:val="3FB934D5"/>
    <w:rsid w:val="3FFCC304"/>
    <w:rsid w:val="404898F0"/>
    <w:rsid w:val="41C08F1E"/>
    <w:rsid w:val="421665B1"/>
    <w:rsid w:val="423CBB54"/>
    <w:rsid w:val="430D448E"/>
    <w:rsid w:val="437C6046"/>
    <w:rsid w:val="469C446B"/>
    <w:rsid w:val="47382695"/>
    <w:rsid w:val="4796F64A"/>
    <w:rsid w:val="4796F64A"/>
    <w:rsid w:val="48261FE4"/>
    <w:rsid w:val="48A25EA7"/>
    <w:rsid w:val="48F24ED2"/>
    <w:rsid w:val="4AE25BDB"/>
    <w:rsid w:val="4B0D50BF"/>
    <w:rsid w:val="4B732430"/>
    <w:rsid w:val="4C2CD06A"/>
    <w:rsid w:val="4FB96047"/>
    <w:rsid w:val="52A3663A"/>
    <w:rsid w:val="52A37550"/>
    <w:rsid w:val="536063D8"/>
    <w:rsid w:val="53E4B173"/>
    <w:rsid w:val="5657DF27"/>
    <w:rsid w:val="56755E11"/>
    <w:rsid w:val="56F68B77"/>
    <w:rsid w:val="5850AB15"/>
    <w:rsid w:val="58EDFD97"/>
    <w:rsid w:val="5B049FDA"/>
    <w:rsid w:val="5B82D10E"/>
    <w:rsid w:val="5D3F4AA8"/>
    <w:rsid w:val="5DB3BB56"/>
    <w:rsid w:val="5E7AE93C"/>
    <w:rsid w:val="6215ACAC"/>
    <w:rsid w:val="6239A50F"/>
    <w:rsid w:val="623D7228"/>
    <w:rsid w:val="62BBCF35"/>
    <w:rsid w:val="65531C90"/>
    <w:rsid w:val="67174BFA"/>
    <w:rsid w:val="6C2D92F3"/>
    <w:rsid w:val="707481AD"/>
    <w:rsid w:val="70B390D2"/>
    <w:rsid w:val="71B2DDFD"/>
    <w:rsid w:val="7320887B"/>
    <w:rsid w:val="74E73C4E"/>
    <w:rsid w:val="7647CE94"/>
    <w:rsid w:val="764E2BC6"/>
    <w:rsid w:val="7A134FEE"/>
    <w:rsid w:val="7AC45F66"/>
    <w:rsid w:val="7B8055AA"/>
    <w:rsid w:val="7D7A9E2A"/>
    <w:rsid w:val="7DAFBAAA"/>
    <w:rsid w:val="7EDA7234"/>
    <w:rsid w:val="7F5C88D2"/>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2BCE"/>
  <w15:chartTrackingRefBased/>
  <w15:docId w15:val="{A4AEF8B9-0B14-4365-8407-DE44A8F0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eastAsia="SimSun" w:ascii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77F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rsid w:val="009A77F6"/>
  </w:style>
  <w:style w:type="paragraph" w:styleId="ListParagraph">
    <w:name w:val="List Paragraph"/>
    <w:basedOn w:val="Normal"/>
    <w:uiPriority w:val="34"/>
    <w:qFormat/>
    <w:rsid w:val="004177A4"/>
    <w:pPr>
      <w:ind w:left="720"/>
      <w:contextualSpacing/>
    </w:pPr>
  </w:style>
  <w:style w:type="character" w:styleId="Hyperlink">
    <w:name w:val="Hyperlink"/>
    <w:basedOn w:val="DefaultParagraphFont"/>
    <w:uiPriority w:val="99"/>
    <w:unhideWhenUsed/>
    <w:rsid w:val="0012563A"/>
    <w:rPr>
      <w:color w:val="0563C1" w:themeColor="hyperlink"/>
      <w:u w:val="single"/>
    </w:rPr>
  </w:style>
  <w:style w:type="character" w:styleId="UnresolvedMention">
    <w:name w:val="Unresolved Mention"/>
    <w:basedOn w:val="DefaultParagraphFont"/>
    <w:uiPriority w:val="99"/>
    <w:semiHidden/>
    <w:unhideWhenUsed/>
    <w:rsid w:val="0012563A"/>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relyOnVML/>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docs.google.com/document/d/1Gk6y91vc7LXdpco8Yg4JPc2b9W4fxCuokQHFQ7mPE_c/edit?usp=sharing"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Egan</dc:creator>
  <keywords/>
  <dc:description/>
  <lastModifiedBy>James Egan</lastModifiedBy>
  <revision>39</revision>
  <lastPrinted>2023-09-06T18:12:00.0000000Z</lastPrinted>
  <dcterms:created xsi:type="dcterms:W3CDTF">2024-09-05T22:13:00.0000000Z</dcterms:created>
  <dcterms:modified xsi:type="dcterms:W3CDTF">2025-09-24T08:12:51.5033281Z</dcterms:modified>
</coreProperties>
</file>